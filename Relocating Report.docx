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0ABCF" w14:textId="26F58549" w:rsidR="006B3328" w:rsidRDefault="003B7D33">
      <w:pPr>
        <w:rPr>
          <w:rFonts w:ascii="Century Schoolbook" w:hAnsi="Century Schoolbook"/>
          <w:b/>
          <w:bCs/>
        </w:rPr>
      </w:pPr>
      <w:r w:rsidRPr="00E24C5F">
        <w:rPr>
          <w:rFonts w:ascii="Century Schoolbook" w:hAnsi="Century Schoolbook"/>
          <w:b/>
          <w:bCs/>
        </w:rPr>
        <w:t xml:space="preserve">Relocating </w:t>
      </w:r>
      <w:r w:rsidR="00981E01" w:rsidRPr="00E24C5F">
        <w:rPr>
          <w:rFonts w:ascii="Century Schoolbook" w:hAnsi="Century Schoolbook"/>
          <w:b/>
          <w:bCs/>
        </w:rPr>
        <w:t>Ocean Bottom Seismographs</w:t>
      </w:r>
      <w:r w:rsidRPr="00E24C5F">
        <w:rPr>
          <w:rFonts w:ascii="Century Schoolbook" w:hAnsi="Century Schoolbook"/>
          <w:b/>
          <w:bCs/>
        </w:rPr>
        <w:t xml:space="preserve"> by Inversion</w:t>
      </w:r>
      <w:r w:rsidR="009E303D">
        <w:rPr>
          <w:rFonts w:ascii="Century Schoolbook" w:hAnsi="Century Schoolbook"/>
          <w:b/>
          <w:bCs/>
        </w:rPr>
        <w:t xml:space="preserve"> of Water Wave Arrival Times</w:t>
      </w:r>
    </w:p>
    <w:p w14:paraId="35D6D21D" w14:textId="0D47824C" w:rsidR="00067F79" w:rsidRDefault="00067F79">
      <w:pPr>
        <w:rPr>
          <w:rFonts w:ascii="Century Schoolbook" w:hAnsi="Century Schoolbook"/>
          <w:b/>
          <w:bCs/>
        </w:rPr>
      </w:pPr>
    </w:p>
    <w:p w14:paraId="0B5E5655" w14:textId="12656F0C" w:rsidR="00067F79" w:rsidRDefault="00067F79">
      <w:pPr>
        <w:rPr>
          <w:ins w:id="0" w:author="William S Wilcock" w:date="2020-06-29T09:36:00Z"/>
          <w:rFonts w:ascii="Century Schoolbook" w:hAnsi="Century Schoolbook"/>
          <w:b/>
          <w:bCs/>
        </w:rPr>
      </w:pPr>
      <w:r w:rsidRPr="00067F79">
        <w:rPr>
          <w:rFonts w:ascii="Century Schoolbook" w:hAnsi="Century Schoolbook"/>
          <w:i/>
          <w:iCs/>
        </w:rPr>
        <w:t>Update</w:t>
      </w:r>
      <w:r>
        <w:rPr>
          <w:rFonts w:ascii="Century Schoolbook" w:hAnsi="Century Schoolbook"/>
          <w:i/>
          <w:iCs/>
        </w:rPr>
        <w:t>d by Maleen Kidiwela on June 25</w:t>
      </w:r>
      <w:r w:rsidRPr="00067F79">
        <w:rPr>
          <w:rFonts w:ascii="Century Schoolbook" w:hAnsi="Century Schoolbook"/>
          <w:i/>
          <w:iCs/>
          <w:vertAlign w:val="superscript"/>
        </w:rPr>
        <w:t>th</w:t>
      </w:r>
      <w:proofErr w:type="gramStart"/>
      <w:r>
        <w:rPr>
          <w:rFonts w:ascii="Century Schoolbook" w:hAnsi="Century Schoolbook"/>
          <w:i/>
          <w:iCs/>
        </w:rPr>
        <w:t xml:space="preserve"> 2020</w:t>
      </w:r>
      <w:proofErr w:type="gramEnd"/>
      <w:r w:rsidRPr="00067F79">
        <w:rPr>
          <w:rFonts w:ascii="Century Schoolbook" w:hAnsi="Century Schoolbook"/>
          <w:b/>
          <w:bCs/>
        </w:rPr>
        <w:t xml:space="preserve"> </w:t>
      </w:r>
    </w:p>
    <w:p w14:paraId="5861D502" w14:textId="3C3589AA" w:rsidR="00BB23E4" w:rsidRDefault="00BB23E4">
      <w:pPr>
        <w:rPr>
          <w:ins w:id="1" w:author="William S Wilcock" w:date="2020-06-29T09:36:00Z"/>
          <w:rFonts w:ascii="Century Schoolbook" w:hAnsi="Century Schoolbook"/>
          <w:b/>
          <w:bCs/>
        </w:rPr>
      </w:pPr>
    </w:p>
    <w:p w14:paraId="6CEF13B9" w14:textId="00EEE440" w:rsidR="00BB23E4" w:rsidRPr="00067F79" w:rsidRDefault="00BB23E4">
      <w:pPr>
        <w:rPr>
          <w:rFonts w:ascii="Century Schoolbook" w:hAnsi="Century Schoolbook"/>
          <w:b/>
          <w:bCs/>
        </w:rPr>
      </w:pPr>
      <w:ins w:id="2" w:author="William S Wilcock" w:date="2020-06-29T09:36:00Z">
        <w:r>
          <w:rPr>
            <w:rFonts w:ascii="Century Schoolbook" w:hAnsi="Century Schoolbook"/>
            <w:b/>
            <w:bCs/>
          </w:rPr>
          <w:t>This needs major work.  We need to decide which figures are required and which are not – what you have presently is a data dump</w:t>
        </w:r>
      </w:ins>
      <w:ins w:id="3" w:author="William S Wilcock" w:date="2020-06-29T09:37:00Z">
        <w:r>
          <w:rPr>
            <w:rFonts w:ascii="Century Schoolbook" w:hAnsi="Century Schoolbook"/>
            <w:b/>
            <w:bCs/>
          </w:rPr>
          <w:t xml:space="preserve">.  </w:t>
        </w:r>
      </w:ins>
      <w:ins w:id="4" w:author="William S Wilcock" w:date="2020-06-29T09:36:00Z">
        <w:r>
          <w:rPr>
            <w:rFonts w:ascii="Century Schoolbook" w:hAnsi="Century Schoolbook"/>
            <w:b/>
            <w:bCs/>
          </w:rPr>
          <w:t xml:space="preserve">We need a logical ordering of figures.  </w:t>
        </w:r>
      </w:ins>
      <w:ins w:id="5" w:author="William S Wilcock" w:date="2020-06-29T09:37:00Z">
        <w:r>
          <w:rPr>
            <w:rFonts w:ascii="Century Schoolbook" w:hAnsi="Century Schoolbook"/>
            <w:b/>
            <w:bCs/>
          </w:rPr>
          <w:t>Each figure needs a caption.</w:t>
        </w:r>
      </w:ins>
    </w:p>
    <w:p w14:paraId="68AF3FA3" w14:textId="77777777" w:rsidR="00067F79" w:rsidRPr="00E24C5F" w:rsidRDefault="00067F79">
      <w:pPr>
        <w:rPr>
          <w:rFonts w:ascii="Century Schoolbook" w:hAnsi="Century Schoolbook"/>
          <w:b/>
          <w:bCs/>
        </w:rPr>
      </w:pPr>
    </w:p>
    <w:p w14:paraId="4E1047CE" w14:textId="619F7F2D" w:rsidR="00653EE4" w:rsidRDefault="00653EE4">
      <w:pPr>
        <w:rPr>
          <w:rFonts w:ascii="Century Schoolbook" w:hAnsi="Century Schoolbook"/>
        </w:rPr>
      </w:pPr>
    </w:p>
    <w:p w14:paraId="7ED191BE" w14:textId="3A10BB1B" w:rsidR="00ED32DB" w:rsidRDefault="003B7D33">
      <w:pPr>
        <w:rPr>
          <w:rFonts w:ascii="Century Schoolbook" w:hAnsi="Century Schoolbook"/>
          <w:sz w:val="22"/>
          <w:szCs w:val="22"/>
        </w:rPr>
      </w:pPr>
      <w:r w:rsidRPr="00E24C5F">
        <w:rPr>
          <w:rFonts w:ascii="Century Schoolbook" w:hAnsi="Century Schoolbook"/>
          <w:sz w:val="22"/>
          <w:szCs w:val="22"/>
        </w:rPr>
        <w:t xml:space="preserve">Ocean Bottom Seismographs are relocated using the water wave picks identified and picked using the </w:t>
      </w:r>
      <w:proofErr w:type="spellStart"/>
      <w:r w:rsidRPr="00E24C5F">
        <w:rPr>
          <w:rFonts w:ascii="Century Schoolbook" w:hAnsi="Century Schoolbook"/>
          <w:sz w:val="22"/>
          <w:szCs w:val="22"/>
        </w:rPr>
        <w:t>tlPicker</w:t>
      </w:r>
      <w:proofErr w:type="spellEnd"/>
      <w:r w:rsidR="00E24C5F" w:rsidRPr="00E24C5F">
        <w:rPr>
          <w:rFonts w:ascii="Century Schoolbook" w:hAnsi="Century Schoolbook"/>
          <w:sz w:val="22"/>
          <w:szCs w:val="22"/>
        </w:rPr>
        <w:t xml:space="preserve">. </w:t>
      </w:r>
      <w:r w:rsidR="005A158C">
        <w:rPr>
          <w:rFonts w:ascii="Century Schoolbook" w:hAnsi="Century Schoolbook"/>
          <w:sz w:val="22"/>
          <w:szCs w:val="22"/>
        </w:rPr>
        <w:t xml:space="preserve">Before proceeding with the inversion results, it’s important to understand the station bathymetry. </w:t>
      </w:r>
    </w:p>
    <w:p w14:paraId="7E809623" w14:textId="77777777" w:rsidR="00B430FE" w:rsidRDefault="00B430FE">
      <w:pPr>
        <w:rPr>
          <w:rFonts w:ascii="Century Schoolbook" w:hAnsi="Century Schoolbook"/>
          <w:sz w:val="22"/>
          <w:szCs w:val="22"/>
        </w:rPr>
      </w:pPr>
    </w:p>
    <w:p w14:paraId="2EE6C091" w14:textId="4B5FA109" w:rsidR="005A158C" w:rsidRPr="00575652" w:rsidRDefault="00B430FE">
      <w:pPr>
        <w:rPr>
          <w:rFonts w:ascii="Century Schoolbook" w:hAnsi="Century Schoolbook"/>
          <w:i/>
          <w:iCs/>
          <w:sz w:val="22"/>
          <w:szCs w:val="22"/>
        </w:rPr>
      </w:pPr>
      <w:commentRangeStart w:id="6"/>
      <w:r w:rsidRPr="00575652">
        <w:rPr>
          <w:rFonts w:ascii="Century Schoolbook" w:hAnsi="Century Schoolbook"/>
          <w:i/>
          <w:iCs/>
          <w:noProof/>
        </w:rPr>
        <w:drawing>
          <wp:anchor distT="0" distB="0" distL="114300" distR="114300" simplePos="0" relativeHeight="251661312" behindDoc="1" locked="0" layoutInCell="1" allowOverlap="1" wp14:anchorId="59B16434" wp14:editId="52145A5E">
            <wp:simplePos x="0" y="0"/>
            <wp:positionH relativeFrom="column">
              <wp:posOffset>2647950</wp:posOffset>
            </wp:positionH>
            <wp:positionV relativeFrom="paragraph">
              <wp:posOffset>222250</wp:posOffset>
            </wp:positionV>
            <wp:extent cx="3298190" cy="2988310"/>
            <wp:effectExtent l="0" t="0" r="3810" b="0"/>
            <wp:wrapTight wrapText="bothSides">
              <wp:wrapPolygon edited="0">
                <wp:start x="0" y="0"/>
                <wp:lineTo x="0" y="21481"/>
                <wp:lineTo x="21542" y="21481"/>
                <wp:lineTo x="21542" y="0"/>
                <wp:lineTo x="0" y="0"/>
              </wp:wrapPolygon>
            </wp:wrapTight>
            <wp:docPr id="34" name="Picture 3" descr="A close up of a map&#10;&#10;Description automatically generated">
              <a:extLst xmlns:a="http://schemas.openxmlformats.org/drawingml/2006/main">
                <a:ext uri="{FF2B5EF4-FFF2-40B4-BE49-F238E27FC236}">
                  <a16:creationId xmlns:a16="http://schemas.microsoft.com/office/drawing/2014/main" id="{BC534B75-944C-2442-9518-CEAE7B544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BC534B75-944C-2442-9518-CEAE7B544067}"/>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98190" cy="298831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sz w:val="22"/>
          <w:szCs w:val="22"/>
        </w:rPr>
        <w:t xml:space="preserve">Figure </w:t>
      </w:r>
      <w:r w:rsidRPr="00575652">
        <w:rPr>
          <w:rFonts w:ascii="Century Schoolbook" w:hAnsi="Century Schoolbook"/>
          <w:i/>
          <w:iCs/>
          <w:sz w:val="22"/>
          <w:szCs w:val="22"/>
        </w:rPr>
        <w:t xml:space="preserve">A                                                         </w:t>
      </w:r>
      <w:r w:rsidR="00575652" w:rsidRPr="00575652">
        <w:rPr>
          <w:rFonts w:ascii="Century Schoolbook" w:hAnsi="Century Schoolbook"/>
          <w:i/>
          <w:iCs/>
          <w:sz w:val="22"/>
          <w:szCs w:val="22"/>
        </w:rPr>
        <w:t>Figure</w:t>
      </w:r>
      <w:r w:rsidRPr="00575652">
        <w:rPr>
          <w:rFonts w:ascii="Century Schoolbook" w:hAnsi="Century Schoolbook"/>
          <w:i/>
          <w:iCs/>
          <w:sz w:val="22"/>
          <w:szCs w:val="22"/>
        </w:rPr>
        <w:t xml:space="preserve"> B</w:t>
      </w:r>
    </w:p>
    <w:p w14:paraId="647E0783" w14:textId="682CBC55" w:rsidR="00ED32DB" w:rsidRDefault="00ED32DB">
      <w:pPr>
        <w:rPr>
          <w:rFonts w:ascii="Century Schoolbook" w:hAnsi="Century Schoolbook"/>
          <w:sz w:val="22"/>
          <w:szCs w:val="22"/>
        </w:rPr>
      </w:pPr>
      <w:r w:rsidRPr="00ED32DB">
        <w:rPr>
          <w:rFonts w:ascii="Century Schoolbook" w:hAnsi="Century Schoolbook"/>
          <w:noProof/>
          <w:sz w:val="22"/>
          <w:szCs w:val="22"/>
        </w:rPr>
        <w:drawing>
          <wp:anchor distT="0" distB="0" distL="114300" distR="114300" simplePos="0" relativeHeight="251658240" behindDoc="1" locked="0" layoutInCell="1" allowOverlap="1" wp14:anchorId="706CB8EE" wp14:editId="67EADF29">
            <wp:simplePos x="0" y="0"/>
            <wp:positionH relativeFrom="column">
              <wp:posOffset>0</wp:posOffset>
            </wp:positionH>
            <wp:positionV relativeFrom="paragraph">
              <wp:posOffset>59690</wp:posOffset>
            </wp:positionV>
            <wp:extent cx="2557780" cy="2988310"/>
            <wp:effectExtent l="0" t="0" r="0" b="0"/>
            <wp:wrapTight wrapText="bothSides">
              <wp:wrapPolygon edited="0">
                <wp:start x="0" y="0"/>
                <wp:lineTo x="0" y="21481"/>
                <wp:lineTo x="21450" y="21481"/>
                <wp:lineTo x="2145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7780" cy="2988310"/>
                    </a:xfrm>
                    <a:prstGeom prst="rect">
                      <a:avLst/>
                    </a:prstGeom>
                  </pic:spPr>
                </pic:pic>
              </a:graphicData>
            </a:graphic>
            <wp14:sizeRelH relativeFrom="page">
              <wp14:pctWidth>0</wp14:pctWidth>
            </wp14:sizeRelH>
            <wp14:sizeRelV relativeFrom="page">
              <wp14:pctHeight>0</wp14:pctHeight>
            </wp14:sizeRelV>
          </wp:anchor>
        </w:drawing>
      </w:r>
      <w:commentRangeEnd w:id="6"/>
      <w:r w:rsidR="00660E73">
        <w:rPr>
          <w:rStyle w:val="CommentReference"/>
        </w:rPr>
        <w:commentReference w:id="6"/>
      </w:r>
      <w:r>
        <w:rPr>
          <w:rFonts w:ascii="Century Schoolbook" w:hAnsi="Century Schoolbook"/>
          <w:sz w:val="22"/>
          <w:szCs w:val="22"/>
        </w:rPr>
        <w:t>The figure</w:t>
      </w:r>
      <w:r w:rsidR="00B430FE">
        <w:rPr>
          <w:rFonts w:ascii="Century Schoolbook" w:hAnsi="Century Schoolbook"/>
          <w:sz w:val="22"/>
          <w:szCs w:val="22"/>
        </w:rPr>
        <w:t xml:space="preserve"> A</w:t>
      </w:r>
      <w:r>
        <w:rPr>
          <w:rFonts w:ascii="Century Schoolbook" w:hAnsi="Century Schoolbook"/>
          <w:sz w:val="22"/>
          <w:szCs w:val="22"/>
        </w:rPr>
        <w:t xml:space="preserve"> to the left showcases the numbering of the Lines with respect to the station geometry. The red line on this figure is a potion of selected tomography picks along line 16 that are located within a 5km radius of the station 21. </w:t>
      </w:r>
      <w:r w:rsidR="00B430FE">
        <w:rPr>
          <w:rFonts w:ascii="Century Schoolbook" w:hAnsi="Century Schoolbook"/>
          <w:sz w:val="22"/>
          <w:szCs w:val="22"/>
        </w:rPr>
        <w:t xml:space="preserve">The figure B to the right is a representation of all the tomography shots </w:t>
      </w:r>
      <w:r w:rsidR="00970D66">
        <w:rPr>
          <w:rFonts w:ascii="Century Schoolbook" w:hAnsi="Century Schoolbook"/>
          <w:sz w:val="22"/>
          <w:szCs w:val="22"/>
        </w:rPr>
        <w:t>and the respective station locations near the orca volcano.</w:t>
      </w:r>
    </w:p>
    <w:p w14:paraId="4F1793BE" w14:textId="5E43E78B" w:rsidR="00ED32DB" w:rsidRDefault="00ED32DB">
      <w:pPr>
        <w:rPr>
          <w:rFonts w:ascii="Century Schoolbook" w:hAnsi="Century Schoolbook"/>
          <w:sz w:val="22"/>
          <w:szCs w:val="22"/>
        </w:rPr>
      </w:pPr>
    </w:p>
    <w:p w14:paraId="5A2B1508" w14:textId="0464A276" w:rsidR="00ED32DB" w:rsidRPr="0084763B" w:rsidRDefault="00E24C5F">
      <w:pPr>
        <w:rPr>
          <w:rFonts w:ascii="Century Schoolbook" w:hAnsi="Century Schoolbook"/>
          <w:sz w:val="22"/>
          <w:szCs w:val="22"/>
        </w:rPr>
      </w:pPr>
      <w:commentRangeStart w:id="7"/>
      <w:r w:rsidRPr="00E24C5F">
        <w:rPr>
          <w:rFonts w:ascii="Century Schoolbook" w:hAnsi="Century Schoolbook"/>
          <w:sz w:val="22"/>
          <w:szCs w:val="22"/>
        </w:rPr>
        <w:t>The f</w:t>
      </w:r>
      <w:r w:rsidR="00ED32DB">
        <w:rPr>
          <w:rFonts w:ascii="Century Schoolbook" w:hAnsi="Century Schoolbook"/>
          <w:sz w:val="22"/>
          <w:szCs w:val="22"/>
        </w:rPr>
        <w:t>igure</w:t>
      </w:r>
      <w:r w:rsidR="00970D66">
        <w:rPr>
          <w:rFonts w:ascii="Century Schoolbook" w:hAnsi="Century Schoolbook"/>
          <w:sz w:val="22"/>
          <w:szCs w:val="22"/>
        </w:rPr>
        <w:t xml:space="preserve"> C</w:t>
      </w:r>
      <w:r w:rsidR="00ED32DB">
        <w:rPr>
          <w:rFonts w:ascii="Century Schoolbook" w:hAnsi="Century Schoolbook"/>
          <w:sz w:val="22"/>
          <w:szCs w:val="22"/>
        </w:rPr>
        <w:t xml:space="preserve"> </w:t>
      </w:r>
      <w:r w:rsidR="00970D66">
        <w:rPr>
          <w:rFonts w:ascii="Century Schoolbook" w:hAnsi="Century Schoolbook"/>
          <w:sz w:val="22"/>
          <w:szCs w:val="22"/>
        </w:rPr>
        <w:t>below shows</w:t>
      </w:r>
      <w:r w:rsidRPr="00E24C5F">
        <w:rPr>
          <w:rFonts w:ascii="Century Schoolbook" w:hAnsi="Century Schoolbook"/>
          <w:sz w:val="22"/>
          <w:szCs w:val="22"/>
        </w:rPr>
        <w:t xml:space="preserve"> </w:t>
      </w:r>
      <w:r w:rsidR="0084763B">
        <w:rPr>
          <w:rFonts w:ascii="Century Schoolbook" w:hAnsi="Century Schoolbook"/>
          <w:sz w:val="22"/>
          <w:szCs w:val="22"/>
        </w:rPr>
        <w:t>this</w:t>
      </w:r>
      <w:r w:rsidRPr="00E24C5F">
        <w:rPr>
          <w:rFonts w:ascii="Century Schoolbook" w:hAnsi="Century Schoolbook"/>
          <w:sz w:val="22"/>
          <w:szCs w:val="22"/>
        </w:rPr>
        <w:t xml:space="preserve"> set of water waves generated along Line 1</w:t>
      </w:r>
      <w:r w:rsidR="0084763B">
        <w:rPr>
          <w:rFonts w:ascii="Century Schoolbook" w:hAnsi="Century Schoolbook"/>
          <w:sz w:val="22"/>
          <w:szCs w:val="22"/>
        </w:rPr>
        <w:t>6</w:t>
      </w:r>
      <w:r w:rsidRPr="00E24C5F">
        <w:rPr>
          <w:rFonts w:ascii="Century Schoolbook" w:hAnsi="Century Schoolbook"/>
          <w:sz w:val="22"/>
          <w:szCs w:val="22"/>
        </w:rPr>
        <w:t xml:space="preserve"> </w:t>
      </w:r>
      <w:r w:rsidR="0084763B">
        <w:rPr>
          <w:rFonts w:ascii="Century Schoolbook" w:hAnsi="Century Schoolbook"/>
          <w:sz w:val="22"/>
          <w:szCs w:val="22"/>
        </w:rPr>
        <w:t xml:space="preserve">station 21 as a record section. Each onset of the water waves is denoted by a red line picked by setting the wiggle option to -1 within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xml:space="preserve">. To generate this record plot, a clip of 1 was used with 1e-05 scale on the channel 3. Using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xml:space="preserve">, the water wave arrivals </w:t>
      </w:r>
      <w:del w:id="8" w:author="William S Wilcock" w:date="2020-06-29T09:29:00Z">
        <w:r w:rsidR="0084763B" w:rsidDel="00AF4775">
          <w:rPr>
            <w:rFonts w:ascii="Century Schoolbook" w:hAnsi="Century Schoolbook"/>
            <w:sz w:val="22"/>
            <w:szCs w:val="22"/>
          </w:rPr>
          <w:delText>originated 5 km laterally from</w:delText>
        </w:r>
      </w:del>
      <w:ins w:id="9" w:author="William S Wilcock" w:date="2020-06-29T09:29:00Z">
        <w:r w:rsidR="00AF4775">
          <w:rPr>
            <w:rFonts w:ascii="Century Schoolbook" w:hAnsi="Century Schoolbook"/>
            <w:sz w:val="22"/>
            <w:szCs w:val="22"/>
          </w:rPr>
          <w:t>were picked at ranges of ≤5 km for</w:t>
        </w:r>
      </w:ins>
      <w:r w:rsidR="0084763B">
        <w:rPr>
          <w:rFonts w:ascii="Century Schoolbook" w:hAnsi="Century Schoolbook"/>
          <w:sz w:val="22"/>
          <w:szCs w:val="22"/>
        </w:rPr>
        <w:t xml:space="preserve"> each station </w:t>
      </w:r>
      <w:del w:id="10" w:author="William S Wilcock" w:date="2020-06-29T09:29:00Z">
        <w:r w:rsidR="0084763B" w:rsidDel="00AF4775">
          <w:rPr>
            <w:rFonts w:ascii="Century Schoolbook" w:hAnsi="Century Schoolbook"/>
            <w:sz w:val="22"/>
            <w:szCs w:val="22"/>
          </w:rPr>
          <w:delText xml:space="preserve">were picked </w:delText>
        </w:r>
      </w:del>
      <w:r w:rsidR="0084763B">
        <w:rPr>
          <w:rFonts w:ascii="Century Schoolbook" w:hAnsi="Century Schoolbook"/>
          <w:sz w:val="22"/>
          <w:szCs w:val="22"/>
        </w:rPr>
        <w:t xml:space="preserve">and </w:t>
      </w:r>
      <w:commentRangeStart w:id="11"/>
      <w:r w:rsidR="0084763B">
        <w:rPr>
          <w:rFonts w:ascii="Century Schoolbook" w:hAnsi="Century Schoolbook"/>
          <w:sz w:val="22"/>
          <w:szCs w:val="22"/>
        </w:rPr>
        <w:t>used within the inversion</w:t>
      </w:r>
      <w:commentRangeEnd w:id="7"/>
      <w:r w:rsidR="00AF4775">
        <w:rPr>
          <w:rStyle w:val="CommentReference"/>
        </w:rPr>
        <w:commentReference w:id="7"/>
      </w:r>
      <w:commentRangeEnd w:id="11"/>
      <w:r w:rsidR="00AF4775">
        <w:rPr>
          <w:rStyle w:val="CommentReference"/>
        </w:rPr>
        <w:commentReference w:id="11"/>
      </w:r>
    </w:p>
    <w:p w14:paraId="7A4D43D0" w14:textId="39FDCD97" w:rsidR="0084763B" w:rsidRPr="00575652" w:rsidRDefault="00970D66">
      <w:pPr>
        <w:rPr>
          <w:rFonts w:ascii="Century Schoolbook" w:hAnsi="Century Schoolbook"/>
          <w:i/>
          <w:iCs/>
        </w:rPr>
      </w:pPr>
      <w:r w:rsidRPr="00575652">
        <w:rPr>
          <w:rFonts w:ascii="Century Schoolbook" w:hAnsi="Century Schoolbook"/>
          <w:i/>
          <w:iCs/>
          <w:noProof/>
        </w:rPr>
        <w:lastRenderedPageBreak/>
        <w:drawing>
          <wp:anchor distT="0" distB="0" distL="114300" distR="114300" simplePos="0" relativeHeight="251659264" behindDoc="1" locked="0" layoutInCell="1" allowOverlap="1" wp14:anchorId="72FDCD3E" wp14:editId="262445BB">
            <wp:simplePos x="0" y="0"/>
            <wp:positionH relativeFrom="column">
              <wp:posOffset>0</wp:posOffset>
            </wp:positionH>
            <wp:positionV relativeFrom="paragraph">
              <wp:posOffset>208380</wp:posOffset>
            </wp:positionV>
            <wp:extent cx="5943600" cy="3404870"/>
            <wp:effectExtent l="0" t="0" r="0" b="0"/>
            <wp:wrapTight wrapText="bothSides">
              <wp:wrapPolygon edited="0">
                <wp:start x="0" y="0"/>
                <wp:lineTo x="0" y="21511"/>
                <wp:lineTo x="21554" y="21511"/>
                <wp:lineTo x="21554" y="0"/>
                <wp:lineTo x="0" y="0"/>
              </wp:wrapPolygon>
            </wp:wrapTight>
            <wp:docPr id="33" name="Picture 4" descr="A picture containing fence&#10;&#10;Description automatically generated">
              <a:extLst xmlns:a="http://schemas.openxmlformats.org/drawingml/2006/main">
                <a:ext uri="{FF2B5EF4-FFF2-40B4-BE49-F238E27FC236}">
                  <a16:creationId xmlns:a16="http://schemas.microsoft.com/office/drawing/2014/main" id="{80D2E989-42D4-CE4B-B991-E87119197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D2E989-42D4-CE4B-B991-E871191974E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rPr>
        <w:t xml:space="preserve">Figure </w:t>
      </w:r>
      <w:r w:rsidRPr="00575652">
        <w:rPr>
          <w:rFonts w:ascii="Century Schoolbook" w:hAnsi="Century Schoolbook"/>
          <w:i/>
          <w:iCs/>
        </w:rPr>
        <w:t>C</w:t>
      </w:r>
    </w:p>
    <w:p w14:paraId="5F279A50" w14:textId="47584513" w:rsidR="0084763B" w:rsidRDefault="0084763B">
      <w:pPr>
        <w:rPr>
          <w:rFonts w:ascii="Century Schoolbook" w:hAnsi="Century Schoolbook"/>
        </w:rPr>
      </w:pPr>
    </w:p>
    <w:p w14:paraId="412C7666" w14:textId="5867B726" w:rsidR="00575652" w:rsidRDefault="0084763B">
      <w:pPr>
        <w:rPr>
          <w:rFonts w:ascii="Century Schoolbook" w:hAnsi="Century Schoolbook"/>
        </w:rPr>
      </w:pPr>
      <w:r>
        <w:rPr>
          <w:rFonts w:ascii="Century Schoolbook" w:hAnsi="Century Schoolbook"/>
        </w:rPr>
        <w:t xml:space="preserve">The Figure below is the result of the inversion performed on all stations. As shown here, the RMS residuals observed in each station is </w:t>
      </w:r>
      <w:r w:rsidR="005A158C">
        <w:rPr>
          <w:rFonts w:ascii="Century Schoolbook" w:hAnsi="Century Schoolbook"/>
        </w:rPr>
        <w:t>less than 8 x10</w:t>
      </w:r>
      <w:r w:rsidR="005A158C">
        <w:rPr>
          <w:rFonts w:ascii="Century Schoolbook" w:hAnsi="Century Schoolbook"/>
          <w:vertAlign w:val="superscript"/>
        </w:rPr>
        <w:t>-3</w:t>
      </w:r>
      <w:r w:rsidR="005A158C">
        <w:rPr>
          <w:rFonts w:ascii="Century Schoolbook" w:hAnsi="Century Schoolbook"/>
        </w:rPr>
        <w:t xml:space="preserve"> seconds. </w:t>
      </w:r>
    </w:p>
    <w:p w14:paraId="1DEA1DE0" w14:textId="77777777" w:rsidR="00575652" w:rsidRDefault="00575652">
      <w:pPr>
        <w:rPr>
          <w:rFonts w:ascii="Century Schoolbook" w:hAnsi="Century Schoolbook"/>
        </w:rPr>
      </w:pPr>
    </w:p>
    <w:p w14:paraId="6D06E0C8" w14:textId="5A20B8DC" w:rsidR="003B7D33" w:rsidRDefault="00575652">
      <w:pPr>
        <w:rPr>
          <w:rFonts w:ascii="Century Schoolbook" w:hAnsi="Century Schoolbook"/>
        </w:rPr>
      </w:pPr>
      <w:commentRangeStart w:id="12"/>
      <w:r>
        <w:rPr>
          <w:rFonts w:ascii="Century Schoolbook" w:hAnsi="Century Schoolbook"/>
          <w:noProof/>
        </w:rPr>
        <w:drawing>
          <wp:anchor distT="0" distB="0" distL="114300" distR="114300" simplePos="0" relativeHeight="251662336" behindDoc="1" locked="0" layoutInCell="1" allowOverlap="1" wp14:anchorId="08F7DEB9" wp14:editId="7D016C5E">
            <wp:simplePos x="0" y="0"/>
            <wp:positionH relativeFrom="column">
              <wp:posOffset>-47038</wp:posOffset>
            </wp:positionH>
            <wp:positionV relativeFrom="paragraph">
              <wp:posOffset>369536</wp:posOffset>
            </wp:positionV>
            <wp:extent cx="6613340" cy="3315855"/>
            <wp:effectExtent l="0" t="0" r="3810" b="0"/>
            <wp:wrapTight wrapText="bothSides">
              <wp:wrapPolygon edited="0">
                <wp:start x="0" y="0"/>
                <wp:lineTo x="0" y="21513"/>
                <wp:lineTo x="21571" y="21513"/>
                <wp:lineTo x="21571"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3340" cy="3315855"/>
                    </a:xfrm>
                    <a:prstGeom prst="rect">
                      <a:avLst/>
                    </a:prstGeom>
                  </pic:spPr>
                </pic:pic>
              </a:graphicData>
            </a:graphic>
            <wp14:sizeRelH relativeFrom="page">
              <wp14:pctWidth>0</wp14:pctWidth>
            </wp14:sizeRelH>
            <wp14:sizeRelV relativeFrom="page">
              <wp14:pctHeight>0</wp14:pctHeight>
            </wp14:sizeRelV>
          </wp:anchor>
        </w:drawing>
      </w:r>
      <w:commentRangeEnd w:id="12"/>
      <w:r w:rsidR="00AF4775">
        <w:rPr>
          <w:rStyle w:val="CommentReference"/>
        </w:rPr>
        <w:commentReference w:id="12"/>
      </w:r>
    </w:p>
    <w:p w14:paraId="1DAB01C7" w14:textId="375072A4" w:rsidR="005A158C" w:rsidRPr="00575652" w:rsidRDefault="00575652">
      <w:pPr>
        <w:rPr>
          <w:rFonts w:ascii="Century Schoolbook" w:hAnsi="Century Schoolbook"/>
          <w:i/>
          <w:iCs/>
        </w:rPr>
      </w:pPr>
      <w:r w:rsidRPr="00575652">
        <w:rPr>
          <w:rFonts w:ascii="Century Schoolbook" w:hAnsi="Century Schoolbook"/>
          <w:i/>
          <w:iCs/>
        </w:rPr>
        <w:t>Figure D</w:t>
      </w:r>
    </w:p>
    <w:p w14:paraId="14610579" w14:textId="77816E84" w:rsidR="005A158C" w:rsidRDefault="005A158C">
      <w:pPr>
        <w:rPr>
          <w:rFonts w:ascii="Century Schoolbook" w:hAnsi="Century Schoolbook"/>
        </w:rPr>
      </w:pPr>
      <w:r>
        <w:rPr>
          <w:rFonts w:ascii="Century Schoolbook" w:hAnsi="Century Schoolbook"/>
        </w:rPr>
        <w:lastRenderedPageBreak/>
        <w:t xml:space="preserve">The figure </w:t>
      </w:r>
      <w:r w:rsidR="00575652">
        <w:rPr>
          <w:rFonts w:ascii="Century Schoolbook" w:hAnsi="Century Schoolbook"/>
        </w:rPr>
        <w:t>E</w:t>
      </w:r>
      <w:r>
        <w:rPr>
          <w:rFonts w:ascii="Century Schoolbook" w:hAnsi="Century Schoolbook"/>
        </w:rPr>
        <w:t xml:space="preserve"> is a representation of how the RMS residuals of change in each station for each constant velocity (1445-1465 m/s) within the inversion. The labels indicate the velocity at its local minimum. </w:t>
      </w:r>
    </w:p>
    <w:p w14:paraId="3B79A894" w14:textId="4544FB86" w:rsidR="00575652" w:rsidRDefault="00575652">
      <w:pPr>
        <w:rPr>
          <w:rFonts w:ascii="Century Schoolbook" w:hAnsi="Century Schoolbook"/>
        </w:rPr>
      </w:pPr>
    </w:p>
    <w:p w14:paraId="027221A5" w14:textId="75F26B21" w:rsidR="00575652" w:rsidRPr="00575652" w:rsidRDefault="00575652">
      <w:pPr>
        <w:rPr>
          <w:rFonts w:ascii="Century Schoolbook" w:hAnsi="Century Schoolbook"/>
          <w:i/>
          <w:iCs/>
        </w:rPr>
      </w:pPr>
      <w:r w:rsidRPr="00575652">
        <w:rPr>
          <w:rFonts w:ascii="Century Schoolbook" w:hAnsi="Century Schoolbook"/>
          <w:i/>
          <w:iCs/>
        </w:rPr>
        <w:t>Figure E</w:t>
      </w:r>
    </w:p>
    <w:p w14:paraId="5DDCBE66" w14:textId="4F4DF8AC" w:rsidR="00DC793B" w:rsidRDefault="00DC793B">
      <w:pPr>
        <w:rPr>
          <w:rFonts w:ascii="Century Schoolbook" w:hAnsi="Century Schoolbook"/>
        </w:rPr>
      </w:pPr>
      <w:commentRangeStart w:id="13"/>
      <w:r>
        <w:rPr>
          <w:rFonts w:ascii="Century Schoolbook" w:hAnsi="Century Schoolbook"/>
          <w:noProof/>
        </w:rPr>
        <w:drawing>
          <wp:inline distT="0" distB="0" distL="0" distR="0" wp14:anchorId="6D9DC8DC" wp14:editId="0C13C452">
            <wp:extent cx="5943600" cy="3670935"/>
            <wp:effectExtent l="0" t="0" r="0" b="0"/>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dual vs Veloc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commentRangeEnd w:id="13"/>
      <w:r w:rsidR="00AF4775">
        <w:rPr>
          <w:rStyle w:val="CommentReference"/>
        </w:rPr>
        <w:commentReference w:id="13"/>
      </w:r>
    </w:p>
    <w:p w14:paraId="7D49BBEB" w14:textId="08DF14A8" w:rsidR="005A158C" w:rsidRDefault="005A158C">
      <w:pPr>
        <w:rPr>
          <w:rFonts w:ascii="Century Schoolbook" w:hAnsi="Century Schoolbook"/>
        </w:rPr>
      </w:pPr>
      <w:r>
        <w:rPr>
          <w:rFonts w:ascii="Century Schoolbook" w:hAnsi="Century Schoolbook"/>
        </w:rPr>
        <w:t xml:space="preserve">When visualizing which events are recorded in multiple station the figure </w:t>
      </w:r>
      <w:r w:rsidR="00575652">
        <w:rPr>
          <w:rFonts w:ascii="Century Schoolbook" w:hAnsi="Century Schoolbook"/>
        </w:rPr>
        <w:t xml:space="preserve">F </w:t>
      </w:r>
      <w:r>
        <w:rPr>
          <w:rFonts w:ascii="Century Schoolbook" w:hAnsi="Century Schoolbook"/>
        </w:rPr>
        <w:t>below shows that a significant portion of tomography shots are recorded in 3 or more station</w:t>
      </w:r>
      <w:r w:rsidR="00D6304C">
        <w:rPr>
          <w:rFonts w:ascii="Century Schoolbook" w:hAnsi="Century Schoolbook"/>
        </w:rPr>
        <w:t>s.</w:t>
      </w:r>
    </w:p>
    <w:p w14:paraId="0A659B43" w14:textId="006148CD" w:rsidR="003B7D33" w:rsidRDefault="00575652">
      <w:pPr>
        <w:rPr>
          <w:rFonts w:ascii="Century Schoolbook" w:hAnsi="Century Schoolbook"/>
        </w:rPr>
      </w:pPr>
      <w:r>
        <w:rPr>
          <w:rFonts w:ascii="Century Schoolbook" w:hAnsi="Century Schoolbook"/>
          <w:noProof/>
        </w:rPr>
        <w:drawing>
          <wp:anchor distT="0" distB="0" distL="114300" distR="114300" simplePos="0" relativeHeight="251660288" behindDoc="1" locked="0" layoutInCell="1" allowOverlap="1" wp14:anchorId="6E105510" wp14:editId="366BE8DA">
            <wp:simplePos x="0" y="0"/>
            <wp:positionH relativeFrom="column">
              <wp:posOffset>735698</wp:posOffset>
            </wp:positionH>
            <wp:positionV relativeFrom="paragraph">
              <wp:posOffset>92075</wp:posOffset>
            </wp:positionV>
            <wp:extent cx="3305810" cy="2983230"/>
            <wp:effectExtent l="0" t="0" r="0" b="1270"/>
            <wp:wrapTight wrapText="bothSides">
              <wp:wrapPolygon edited="0">
                <wp:start x="0" y="0"/>
                <wp:lineTo x="0" y="21517"/>
                <wp:lineTo x="21492" y="21517"/>
                <wp:lineTo x="21492" y="0"/>
                <wp:lineTo x="0" y="0"/>
              </wp:wrapPolygon>
            </wp:wrapTight>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onEv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5810" cy="2983230"/>
                    </a:xfrm>
                    <a:prstGeom prst="rect">
                      <a:avLst/>
                    </a:prstGeom>
                  </pic:spPr>
                </pic:pic>
              </a:graphicData>
            </a:graphic>
            <wp14:sizeRelH relativeFrom="page">
              <wp14:pctWidth>0</wp14:pctWidth>
            </wp14:sizeRelH>
            <wp14:sizeRelV relativeFrom="page">
              <wp14:pctHeight>0</wp14:pctHeight>
            </wp14:sizeRelV>
          </wp:anchor>
        </w:drawing>
      </w:r>
    </w:p>
    <w:p w14:paraId="3984A1DF" w14:textId="77777777" w:rsidR="00575652" w:rsidRDefault="00575652">
      <w:pPr>
        <w:rPr>
          <w:rFonts w:ascii="Century Schoolbook" w:hAnsi="Century Schoolbook"/>
          <w:i/>
          <w:iCs/>
        </w:rPr>
      </w:pPr>
    </w:p>
    <w:p w14:paraId="0DA04806" w14:textId="77777777" w:rsidR="00575652" w:rsidRDefault="00575652">
      <w:pPr>
        <w:rPr>
          <w:rFonts w:ascii="Century Schoolbook" w:hAnsi="Century Schoolbook"/>
          <w:i/>
          <w:iCs/>
        </w:rPr>
      </w:pPr>
    </w:p>
    <w:p w14:paraId="34BE90D7" w14:textId="77777777" w:rsidR="00575652" w:rsidRDefault="00575652">
      <w:pPr>
        <w:rPr>
          <w:rFonts w:ascii="Century Schoolbook" w:hAnsi="Century Schoolbook"/>
          <w:i/>
          <w:iCs/>
        </w:rPr>
      </w:pPr>
    </w:p>
    <w:p w14:paraId="34D194EA" w14:textId="77777777" w:rsidR="00575652" w:rsidRDefault="00575652">
      <w:pPr>
        <w:rPr>
          <w:rFonts w:ascii="Century Schoolbook" w:hAnsi="Century Schoolbook"/>
          <w:i/>
          <w:iCs/>
        </w:rPr>
      </w:pPr>
    </w:p>
    <w:p w14:paraId="36AF91AE" w14:textId="77777777" w:rsidR="00575652" w:rsidRDefault="00575652">
      <w:pPr>
        <w:rPr>
          <w:rFonts w:ascii="Century Schoolbook" w:hAnsi="Century Schoolbook"/>
          <w:i/>
          <w:iCs/>
        </w:rPr>
      </w:pPr>
    </w:p>
    <w:p w14:paraId="782AA5BA" w14:textId="77777777" w:rsidR="00575652" w:rsidRDefault="00575652">
      <w:pPr>
        <w:rPr>
          <w:rFonts w:ascii="Century Schoolbook" w:hAnsi="Century Schoolbook"/>
          <w:i/>
          <w:iCs/>
        </w:rPr>
      </w:pPr>
    </w:p>
    <w:p w14:paraId="3A074D81" w14:textId="7E20FE55" w:rsidR="003B7D33" w:rsidRPr="00575652" w:rsidRDefault="00575652">
      <w:pPr>
        <w:rPr>
          <w:rFonts w:ascii="Century Schoolbook" w:hAnsi="Century Schoolbook"/>
          <w:i/>
          <w:iCs/>
        </w:rPr>
      </w:pPr>
      <w:r w:rsidRPr="00575652">
        <w:rPr>
          <w:rFonts w:ascii="Century Schoolbook" w:hAnsi="Century Schoolbook"/>
          <w:i/>
          <w:iCs/>
        </w:rPr>
        <w:t>Figure F</w:t>
      </w:r>
    </w:p>
    <w:p w14:paraId="1F8980DF" w14:textId="75531432" w:rsidR="003B7D33" w:rsidRDefault="003B7D33">
      <w:pPr>
        <w:rPr>
          <w:rFonts w:ascii="Century Schoolbook" w:hAnsi="Century Schoolbook"/>
        </w:rPr>
      </w:pPr>
    </w:p>
    <w:p w14:paraId="688E7E8C" w14:textId="69C7773A" w:rsidR="005A158C" w:rsidRDefault="005A158C">
      <w:pPr>
        <w:rPr>
          <w:rFonts w:ascii="Century Schoolbook" w:hAnsi="Century Schoolbook"/>
        </w:rPr>
      </w:pPr>
    </w:p>
    <w:p w14:paraId="17945343" w14:textId="3BEFC143" w:rsidR="00DC793B" w:rsidRDefault="00DC793B">
      <w:pPr>
        <w:rPr>
          <w:rFonts w:ascii="Century Schoolbook" w:hAnsi="Century Schoolbook"/>
        </w:rPr>
      </w:pPr>
    </w:p>
    <w:p w14:paraId="45866899" w14:textId="222AC526" w:rsidR="00DC793B" w:rsidRDefault="00DC793B">
      <w:pPr>
        <w:rPr>
          <w:rFonts w:ascii="Century Schoolbook" w:hAnsi="Century Schoolbook"/>
        </w:rPr>
      </w:pPr>
    </w:p>
    <w:p w14:paraId="40DD98EC" w14:textId="2C9FBA76" w:rsidR="00DC793B" w:rsidRDefault="00DC793B">
      <w:pPr>
        <w:rPr>
          <w:rFonts w:ascii="Century Schoolbook" w:hAnsi="Century Schoolbook"/>
        </w:rPr>
      </w:pPr>
    </w:p>
    <w:p w14:paraId="06C10C66" w14:textId="37055C21" w:rsidR="00575652" w:rsidRDefault="00575652">
      <w:pPr>
        <w:rPr>
          <w:rFonts w:ascii="Century Schoolbook" w:hAnsi="Century Schoolbook"/>
        </w:rPr>
      </w:pPr>
    </w:p>
    <w:p w14:paraId="63AC24DE" w14:textId="5E0F5268" w:rsidR="00575652" w:rsidRDefault="00575652">
      <w:pPr>
        <w:rPr>
          <w:rFonts w:ascii="Century Schoolbook" w:hAnsi="Century Schoolbook"/>
        </w:rPr>
      </w:pPr>
    </w:p>
    <w:p w14:paraId="0CD93FFE" w14:textId="0578AF72" w:rsidR="00575652" w:rsidRDefault="00575652">
      <w:pPr>
        <w:rPr>
          <w:rFonts w:ascii="Century Schoolbook" w:hAnsi="Century Schoolbook"/>
        </w:rPr>
      </w:pPr>
    </w:p>
    <w:p w14:paraId="01EF566D" w14:textId="015E9A8B" w:rsidR="00575652" w:rsidRDefault="00575652">
      <w:pPr>
        <w:rPr>
          <w:rFonts w:ascii="Century Schoolbook" w:hAnsi="Century Schoolbook"/>
        </w:rPr>
      </w:pPr>
      <w:r>
        <w:rPr>
          <w:rFonts w:ascii="Century Schoolbook" w:hAnsi="Century Schoolbook"/>
        </w:rPr>
        <w:lastRenderedPageBreak/>
        <w:t xml:space="preserve">The </w:t>
      </w:r>
      <w:commentRangeStart w:id="14"/>
      <w:commentRangeStart w:id="15"/>
      <w:r>
        <w:rPr>
          <w:rFonts w:ascii="Century Schoolbook" w:hAnsi="Century Schoolbook"/>
        </w:rPr>
        <w:t xml:space="preserve">figure G </w:t>
      </w:r>
      <w:commentRangeEnd w:id="14"/>
      <w:r w:rsidR="00AF4775">
        <w:rPr>
          <w:rStyle w:val="CommentReference"/>
        </w:rPr>
        <w:commentReference w:id="14"/>
      </w:r>
      <w:commentRangeEnd w:id="15"/>
      <w:r w:rsidR="00D6304C">
        <w:rPr>
          <w:rStyle w:val="CommentReference"/>
        </w:rPr>
        <w:commentReference w:id="15"/>
      </w:r>
      <w:r>
        <w:rPr>
          <w:rFonts w:ascii="Century Schoolbook" w:hAnsi="Century Schoolbook"/>
        </w:rPr>
        <w:t xml:space="preserve">is a Misfit histogram between the Observed Travel Time and the Predicted </w:t>
      </w:r>
      <w:proofErr w:type="spellStart"/>
      <w:r>
        <w:rPr>
          <w:rFonts w:ascii="Century Schoolbook" w:hAnsi="Century Schoolbook"/>
        </w:rPr>
        <w:t>trave</w:t>
      </w:r>
      <w:proofErr w:type="spellEnd"/>
      <w:r>
        <w:rPr>
          <w:rFonts w:ascii="Century Schoolbook" w:hAnsi="Century Schoolbook"/>
        </w:rPr>
        <w:t xml:space="preserve"> time for each event used in the inversion</w:t>
      </w:r>
      <w:r w:rsidR="00C03543">
        <w:rPr>
          <w:rFonts w:ascii="Century Schoolbook" w:hAnsi="Century Schoolbook"/>
        </w:rPr>
        <w:t>. From this figure it can be noted that the errors are gaussian and there are some outliers within the data that needs to be evaluated</w:t>
      </w:r>
    </w:p>
    <w:p w14:paraId="5453B5E6" w14:textId="4208A776" w:rsidR="00DC793B" w:rsidRDefault="00DC793B" w:rsidP="00DC793B">
      <w:pPr>
        <w:rPr>
          <w:rFonts w:ascii="Century Schoolbook" w:hAnsi="Century Schoolbook"/>
        </w:rPr>
      </w:pPr>
    </w:p>
    <w:p w14:paraId="610D3DE5" w14:textId="25993C0E" w:rsidR="00575652" w:rsidRDefault="00575652" w:rsidP="00DC793B">
      <w:pPr>
        <w:rPr>
          <w:rFonts w:ascii="Century Schoolbook" w:hAnsi="Century Schoolbook"/>
        </w:rPr>
      </w:pPr>
      <w:r>
        <w:rPr>
          <w:rFonts w:ascii="Century Schoolbook" w:hAnsi="Century Schoolbook"/>
          <w:noProof/>
        </w:rPr>
        <w:drawing>
          <wp:anchor distT="0" distB="0" distL="114300" distR="114300" simplePos="0" relativeHeight="251663360" behindDoc="1" locked="0" layoutInCell="1" allowOverlap="1" wp14:anchorId="6F094292" wp14:editId="6625FFFD">
            <wp:simplePos x="0" y="0"/>
            <wp:positionH relativeFrom="column">
              <wp:posOffset>907059</wp:posOffset>
            </wp:positionH>
            <wp:positionV relativeFrom="paragraph">
              <wp:posOffset>51435</wp:posOffset>
            </wp:positionV>
            <wp:extent cx="5775325" cy="3232579"/>
            <wp:effectExtent l="0" t="0" r="3175" b="6350"/>
            <wp:wrapTight wrapText="bothSides">
              <wp:wrapPolygon edited="0">
                <wp:start x="0" y="0"/>
                <wp:lineTo x="0" y="21558"/>
                <wp:lineTo x="21564" y="21558"/>
                <wp:lineTo x="21564" y="0"/>
                <wp:lineTo x="0" y="0"/>
              </wp:wrapPolygon>
            </wp:wrapTight>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fit Histo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5325" cy="3232579"/>
                    </a:xfrm>
                    <a:prstGeom prst="rect">
                      <a:avLst/>
                    </a:prstGeom>
                  </pic:spPr>
                </pic:pic>
              </a:graphicData>
            </a:graphic>
            <wp14:sizeRelH relativeFrom="page">
              <wp14:pctWidth>0</wp14:pctWidth>
            </wp14:sizeRelH>
            <wp14:sizeRelV relativeFrom="page">
              <wp14:pctHeight>0</wp14:pctHeight>
            </wp14:sizeRelV>
          </wp:anchor>
        </w:drawing>
      </w:r>
    </w:p>
    <w:p w14:paraId="78E74AD8" w14:textId="5D156FD9" w:rsidR="00575652" w:rsidRDefault="00575652" w:rsidP="00DC793B">
      <w:pPr>
        <w:rPr>
          <w:rFonts w:ascii="Century Schoolbook" w:hAnsi="Century Schoolbook"/>
        </w:rPr>
      </w:pPr>
    </w:p>
    <w:p w14:paraId="1AD3E39D" w14:textId="4608C933" w:rsidR="00575652" w:rsidRDefault="00575652" w:rsidP="00DC793B">
      <w:pPr>
        <w:rPr>
          <w:rFonts w:ascii="Century Schoolbook" w:hAnsi="Century Schoolbook"/>
        </w:rPr>
      </w:pPr>
    </w:p>
    <w:p w14:paraId="5A1B85B0" w14:textId="77777777" w:rsidR="00575652" w:rsidRDefault="00575652" w:rsidP="00DC793B">
      <w:pPr>
        <w:rPr>
          <w:rFonts w:ascii="Century Schoolbook" w:hAnsi="Century Schoolbook"/>
        </w:rPr>
      </w:pPr>
    </w:p>
    <w:p w14:paraId="376EB702" w14:textId="2D6F96DA" w:rsidR="00575652" w:rsidRDefault="00575652" w:rsidP="00DC793B">
      <w:pPr>
        <w:rPr>
          <w:rFonts w:ascii="Century Schoolbook" w:hAnsi="Century Schoolbook"/>
        </w:rPr>
      </w:pPr>
    </w:p>
    <w:p w14:paraId="2CFAFBD8" w14:textId="339C4E5C" w:rsidR="00575652" w:rsidRDefault="00575652" w:rsidP="00DC793B">
      <w:pPr>
        <w:rPr>
          <w:rFonts w:ascii="Century Schoolbook" w:hAnsi="Century Schoolbook"/>
        </w:rPr>
      </w:pPr>
    </w:p>
    <w:p w14:paraId="0E76DE71" w14:textId="44458535" w:rsidR="00575652" w:rsidRDefault="00575652" w:rsidP="00DC793B">
      <w:pPr>
        <w:rPr>
          <w:rFonts w:ascii="Century Schoolbook" w:hAnsi="Century Schoolbook"/>
        </w:rPr>
      </w:pPr>
    </w:p>
    <w:p w14:paraId="18C9A4A0" w14:textId="5ADA8D1C" w:rsidR="00575652" w:rsidRDefault="00575652" w:rsidP="00DC793B">
      <w:pPr>
        <w:rPr>
          <w:rFonts w:ascii="Century Schoolbook" w:hAnsi="Century Schoolbook"/>
          <w:i/>
          <w:iCs/>
        </w:rPr>
      </w:pPr>
      <w:r w:rsidRPr="00575652">
        <w:rPr>
          <w:rFonts w:ascii="Century Schoolbook" w:hAnsi="Century Schoolbook"/>
          <w:i/>
          <w:iCs/>
        </w:rPr>
        <w:t>Figure G</w:t>
      </w:r>
      <w:r w:rsidR="00C03543">
        <w:rPr>
          <w:rFonts w:ascii="Century Schoolbook" w:hAnsi="Century Schoolbook"/>
          <w:i/>
          <w:iCs/>
        </w:rPr>
        <w:t xml:space="preserve"> &gt;</w:t>
      </w:r>
    </w:p>
    <w:p w14:paraId="6A1AF2BF" w14:textId="26DF8A0A" w:rsidR="00575652" w:rsidRDefault="00575652" w:rsidP="00DC793B">
      <w:pPr>
        <w:rPr>
          <w:rFonts w:ascii="Century Schoolbook" w:hAnsi="Century Schoolbook"/>
          <w:i/>
          <w:iCs/>
        </w:rPr>
      </w:pPr>
    </w:p>
    <w:p w14:paraId="68BF76C0" w14:textId="143B8AC8" w:rsidR="00575652" w:rsidRDefault="00575652" w:rsidP="00DC793B">
      <w:pPr>
        <w:rPr>
          <w:rFonts w:ascii="Century Schoolbook" w:hAnsi="Century Schoolbook"/>
          <w:i/>
          <w:iCs/>
        </w:rPr>
      </w:pPr>
    </w:p>
    <w:p w14:paraId="4B47C4C4" w14:textId="1B547031" w:rsidR="00575652" w:rsidRDefault="00575652" w:rsidP="00DC793B">
      <w:pPr>
        <w:rPr>
          <w:rFonts w:ascii="Century Schoolbook" w:hAnsi="Century Schoolbook"/>
          <w:i/>
          <w:iCs/>
        </w:rPr>
      </w:pPr>
    </w:p>
    <w:p w14:paraId="1160CB3D" w14:textId="4961A8EB" w:rsidR="00575652" w:rsidRDefault="00575652" w:rsidP="00DC793B">
      <w:pPr>
        <w:rPr>
          <w:rFonts w:ascii="Century Schoolbook" w:hAnsi="Century Schoolbook"/>
          <w:i/>
          <w:iCs/>
        </w:rPr>
      </w:pPr>
    </w:p>
    <w:p w14:paraId="429A1D55" w14:textId="2D64172D" w:rsidR="00575652" w:rsidRDefault="00575652" w:rsidP="00DC793B">
      <w:pPr>
        <w:rPr>
          <w:rFonts w:ascii="Century Schoolbook" w:hAnsi="Century Schoolbook"/>
          <w:i/>
          <w:iCs/>
        </w:rPr>
      </w:pPr>
    </w:p>
    <w:p w14:paraId="73D9F642" w14:textId="0BC924CF" w:rsidR="00575652" w:rsidRDefault="00575652" w:rsidP="00DC793B">
      <w:pPr>
        <w:rPr>
          <w:rFonts w:ascii="Century Schoolbook" w:hAnsi="Century Schoolbook"/>
          <w:i/>
          <w:iCs/>
        </w:rPr>
      </w:pPr>
    </w:p>
    <w:p w14:paraId="3E95E327" w14:textId="173833B9" w:rsidR="00575652" w:rsidRDefault="00575652" w:rsidP="00DC793B">
      <w:pPr>
        <w:rPr>
          <w:rFonts w:ascii="Century Schoolbook" w:hAnsi="Century Schoolbook"/>
          <w:i/>
          <w:iCs/>
        </w:rPr>
      </w:pPr>
    </w:p>
    <w:p w14:paraId="622510E7" w14:textId="43065FCF" w:rsidR="00575652" w:rsidRDefault="00575652" w:rsidP="00DC793B">
      <w:pPr>
        <w:rPr>
          <w:rFonts w:ascii="Century Schoolbook" w:hAnsi="Century Schoolbook"/>
          <w:i/>
          <w:iCs/>
        </w:rPr>
      </w:pPr>
    </w:p>
    <w:p w14:paraId="669665A2" w14:textId="32C5E519" w:rsidR="00575652" w:rsidRDefault="00575652" w:rsidP="00DC793B">
      <w:pPr>
        <w:rPr>
          <w:rFonts w:ascii="Century Schoolbook" w:hAnsi="Century Schoolbook"/>
          <w:i/>
          <w:iCs/>
        </w:rPr>
      </w:pPr>
    </w:p>
    <w:p w14:paraId="6CF2C37A" w14:textId="3841FF87" w:rsidR="00575652" w:rsidRDefault="00575652" w:rsidP="00DC793B">
      <w:pPr>
        <w:rPr>
          <w:rFonts w:ascii="Century Schoolbook" w:hAnsi="Century Schoolbook"/>
          <w:i/>
          <w:iCs/>
        </w:rPr>
      </w:pPr>
    </w:p>
    <w:p w14:paraId="56F4C093" w14:textId="44DF9C12" w:rsidR="00575652" w:rsidRDefault="00C03543" w:rsidP="00DC793B">
      <w:pPr>
        <w:rPr>
          <w:rFonts w:ascii="Century Schoolbook" w:hAnsi="Century Schoolbook"/>
          <w:i/>
          <w:iCs/>
        </w:rPr>
      </w:pPr>
      <w:r w:rsidRPr="00C03543">
        <w:rPr>
          <w:rFonts w:ascii="Century Schoolbook" w:hAnsi="Century Schoolbook"/>
          <w:i/>
          <w:iCs/>
          <w:noProof/>
        </w:rPr>
        <w:drawing>
          <wp:anchor distT="0" distB="0" distL="114300" distR="114300" simplePos="0" relativeHeight="251665408" behindDoc="1" locked="0" layoutInCell="1" allowOverlap="1" wp14:anchorId="0BCF44D9" wp14:editId="29EACDE3">
            <wp:simplePos x="0" y="0"/>
            <wp:positionH relativeFrom="column">
              <wp:posOffset>2954020</wp:posOffset>
            </wp:positionH>
            <wp:positionV relativeFrom="paragraph">
              <wp:posOffset>196850</wp:posOffset>
            </wp:positionV>
            <wp:extent cx="3726180" cy="3138170"/>
            <wp:effectExtent l="0" t="0" r="0" b="0"/>
            <wp:wrapTight wrapText="bothSides">
              <wp:wrapPolygon edited="0">
                <wp:start x="0" y="0"/>
                <wp:lineTo x="0" y="21504"/>
                <wp:lineTo x="21497" y="21504"/>
                <wp:lineTo x="21497"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locity variability.png"/>
                    <pic:cNvPicPr/>
                  </pic:nvPicPr>
                  <pic:blipFill rotWithShape="1">
                    <a:blip r:embed="rId15" cstate="print">
                      <a:extLst>
                        <a:ext uri="{28A0092B-C50C-407E-A947-70E740481C1C}">
                          <a14:useLocalDpi xmlns:a14="http://schemas.microsoft.com/office/drawing/2010/main" val="0"/>
                        </a:ext>
                      </a:extLst>
                    </a:blip>
                    <a:srcRect b="6679"/>
                    <a:stretch/>
                  </pic:blipFill>
                  <pic:spPr bwMode="auto">
                    <a:xfrm>
                      <a:off x="0" y="0"/>
                      <a:ext cx="3726180" cy="3138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Schoolbook" w:hAnsi="Century Schoolbook"/>
          <w:noProof/>
        </w:rPr>
        <w:drawing>
          <wp:anchor distT="0" distB="0" distL="114300" distR="114300" simplePos="0" relativeHeight="251664384" behindDoc="1" locked="0" layoutInCell="1" allowOverlap="1" wp14:anchorId="5D67C946" wp14:editId="285EC63E">
            <wp:simplePos x="0" y="0"/>
            <wp:positionH relativeFrom="column">
              <wp:posOffset>-439420</wp:posOffset>
            </wp:positionH>
            <wp:positionV relativeFrom="paragraph">
              <wp:posOffset>196977</wp:posOffset>
            </wp:positionV>
            <wp:extent cx="3696335" cy="3335655"/>
            <wp:effectExtent l="0" t="0" r="0" b="4445"/>
            <wp:wrapTight wrapText="bothSides">
              <wp:wrapPolygon edited="0">
                <wp:start x="0" y="0"/>
                <wp:lineTo x="0" y="21547"/>
                <wp:lineTo x="21522" y="21547"/>
                <wp:lineTo x="21522"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lcity by st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6335" cy="3335655"/>
                    </a:xfrm>
                    <a:prstGeom prst="rect">
                      <a:avLst/>
                    </a:prstGeom>
                  </pic:spPr>
                </pic:pic>
              </a:graphicData>
            </a:graphic>
            <wp14:sizeRelH relativeFrom="page">
              <wp14:pctWidth>0</wp14:pctWidth>
            </wp14:sizeRelH>
            <wp14:sizeRelV relativeFrom="page">
              <wp14:pctHeight>0</wp14:pctHeight>
            </wp14:sizeRelV>
          </wp:anchor>
        </w:drawing>
      </w:r>
    </w:p>
    <w:p w14:paraId="49D40F1A" w14:textId="77777777" w:rsidR="00C03543" w:rsidRDefault="00C03543" w:rsidP="00DC793B">
      <w:pPr>
        <w:rPr>
          <w:rFonts w:ascii="Century Schoolbook" w:hAnsi="Century Schoolbook"/>
          <w:i/>
          <w:iCs/>
        </w:rPr>
      </w:pPr>
    </w:p>
    <w:p w14:paraId="025B2B5A" w14:textId="380A9995" w:rsidR="00DC793B" w:rsidRDefault="00C03543">
      <w:pPr>
        <w:rPr>
          <w:rFonts w:ascii="Century Schoolbook" w:hAnsi="Century Schoolbook"/>
          <w:i/>
          <w:iCs/>
        </w:rPr>
      </w:pPr>
      <w:r w:rsidRPr="00C03543">
        <w:rPr>
          <w:rFonts w:ascii="Century Schoolbook" w:hAnsi="Century Schoolbook"/>
          <w:i/>
          <w:iCs/>
        </w:rPr>
        <w:t xml:space="preserve">Figure H                                                            </w:t>
      </w:r>
      <w:r>
        <w:rPr>
          <w:rFonts w:ascii="Century Schoolbook" w:hAnsi="Century Schoolbook"/>
          <w:i/>
          <w:iCs/>
        </w:rPr>
        <w:t xml:space="preserve">    </w:t>
      </w:r>
      <w:r w:rsidRPr="00C03543">
        <w:rPr>
          <w:rFonts w:ascii="Century Schoolbook" w:hAnsi="Century Schoolbook"/>
          <w:i/>
          <w:iCs/>
        </w:rPr>
        <w:t xml:space="preserve"> Figure I</w:t>
      </w:r>
    </w:p>
    <w:p w14:paraId="206A9940" w14:textId="170028CE" w:rsidR="00C03543" w:rsidRDefault="00C03543">
      <w:pPr>
        <w:rPr>
          <w:rFonts w:ascii="Century Schoolbook" w:hAnsi="Century Schoolbook"/>
        </w:rPr>
      </w:pPr>
      <w:r>
        <w:rPr>
          <w:rFonts w:ascii="Century Schoolbook" w:hAnsi="Century Schoolbook"/>
        </w:rPr>
        <w:lastRenderedPageBreak/>
        <w:t xml:space="preserve">The figures H and I above are showing how the best velocity (Determined by Figure E) varies through the station geometry. While we initially hypothesized that the best velocity might vary from east to west, the above figure debunks this to show that the velocity varies pretty randomly across stations. </w:t>
      </w:r>
    </w:p>
    <w:p w14:paraId="0ED37505" w14:textId="613D0C91" w:rsidR="00C03543" w:rsidRDefault="00C03543">
      <w:pPr>
        <w:rPr>
          <w:rFonts w:ascii="Century Schoolbook" w:hAnsi="Century Schoolbook"/>
        </w:rPr>
      </w:pPr>
    </w:p>
    <w:p w14:paraId="7E180903" w14:textId="04BA9103" w:rsidR="00C03543" w:rsidRDefault="00C03543">
      <w:pPr>
        <w:rPr>
          <w:rFonts w:ascii="Century Schoolbook" w:hAnsi="Century Schoolbook"/>
        </w:rPr>
      </w:pPr>
      <w:r>
        <w:rPr>
          <w:rFonts w:ascii="Century Schoolbook" w:hAnsi="Century Schoolbook"/>
        </w:rPr>
        <w:t xml:space="preserve">Figures K denotes which tomography shots are excluded from the inversion while </w:t>
      </w:r>
      <w:r w:rsidR="00C0367A">
        <w:rPr>
          <w:rFonts w:ascii="Century Schoolbook" w:hAnsi="Century Schoolbook"/>
        </w:rPr>
        <w:t xml:space="preserve">Figure J shows the map view of the histogram figure F. Here, most shots in the mid portion of the station geometry contains 3 or more stations recording the same event. Red dots on figure J are the events which 2 or 1 stations recording them.  </w:t>
      </w:r>
    </w:p>
    <w:p w14:paraId="6D06EC33" w14:textId="77777777" w:rsidR="00C0367A" w:rsidRPr="00C03543" w:rsidRDefault="00C0367A">
      <w:pPr>
        <w:rPr>
          <w:rFonts w:ascii="Century Schoolbook" w:hAnsi="Century Schoolbook"/>
        </w:rPr>
      </w:pPr>
    </w:p>
    <w:p w14:paraId="6AD8DFF7" w14:textId="77777777" w:rsidR="00C0367A" w:rsidRDefault="00C03543">
      <w:pPr>
        <w:rPr>
          <w:rFonts w:ascii="Century Schoolbook" w:hAnsi="Century Schoolbook"/>
        </w:rPr>
      </w:pPr>
      <w:r>
        <w:rPr>
          <w:rFonts w:ascii="Century Schoolbook" w:hAnsi="Century Schoolbook"/>
          <w:noProof/>
        </w:rPr>
        <w:drawing>
          <wp:anchor distT="0" distB="0" distL="114300" distR="114300" simplePos="0" relativeHeight="251667456" behindDoc="0" locked="0" layoutInCell="1" allowOverlap="1" wp14:anchorId="281084CF" wp14:editId="3FCA6342">
            <wp:simplePos x="914400" y="2743200"/>
            <wp:positionH relativeFrom="column">
              <wp:align>left</wp:align>
            </wp:positionH>
            <wp:positionV relativeFrom="paragraph">
              <wp:align>top</wp:align>
            </wp:positionV>
            <wp:extent cx="4445876" cy="3080764"/>
            <wp:effectExtent l="0" t="0" r="0" b="5715"/>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s detected by stat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5876" cy="3080764"/>
                    </a:xfrm>
                    <a:prstGeom prst="rect">
                      <a:avLst/>
                    </a:prstGeom>
                  </pic:spPr>
                </pic:pic>
              </a:graphicData>
            </a:graphic>
          </wp:anchor>
        </w:drawing>
      </w:r>
    </w:p>
    <w:p w14:paraId="478A5518" w14:textId="77777777" w:rsidR="00C0367A" w:rsidRPr="00C0367A" w:rsidRDefault="00C0367A" w:rsidP="00C0367A">
      <w:pPr>
        <w:rPr>
          <w:rFonts w:ascii="Century Schoolbook" w:hAnsi="Century Schoolbook"/>
        </w:rPr>
      </w:pPr>
    </w:p>
    <w:p w14:paraId="1AA16CE3" w14:textId="77777777" w:rsidR="00C0367A" w:rsidRDefault="00C0367A">
      <w:pPr>
        <w:rPr>
          <w:rFonts w:ascii="Century Schoolbook" w:hAnsi="Century Schoolbook"/>
        </w:rPr>
      </w:pPr>
    </w:p>
    <w:p w14:paraId="1750EDBF" w14:textId="77777777" w:rsidR="00C0367A" w:rsidRDefault="00C0367A">
      <w:pPr>
        <w:rPr>
          <w:rFonts w:ascii="Century Schoolbook" w:hAnsi="Century Schoolbook"/>
        </w:rPr>
      </w:pPr>
    </w:p>
    <w:p w14:paraId="01F84CBE" w14:textId="3C5F6C39" w:rsidR="00DC793B" w:rsidRDefault="00C0367A" w:rsidP="00C0367A">
      <w:pPr>
        <w:tabs>
          <w:tab w:val="center" w:pos="1089"/>
        </w:tabs>
        <w:rPr>
          <w:rFonts w:ascii="Century Schoolbook" w:hAnsi="Century Schoolbook"/>
        </w:rPr>
      </w:pPr>
      <w:r>
        <w:rPr>
          <w:rFonts w:ascii="Century Schoolbook" w:hAnsi="Century Schoolbook"/>
        </w:rPr>
        <w:tab/>
        <w:t>Figure J</w:t>
      </w:r>
      <w:r>
        <w:rPr>
          <w:rFonts w:ascii="Century Schoolbook" w:hAnsi="Century Schoolbook"/>
        </w:rPr>
        <w:br w:type="textWrapping" w:clear="all"/>
      </w:r>
    </w:p>
    <w:p w14:paraId="7F875EFF" w14:textId="53467BEB" w:rsidR="003B7D33" w:rsidRDefault="00C03543">
      <w:pPr>
        <w:rPr>
          <w:rFonts w:ascii="Century Schoolbook" w:hAnsi="Century Schoolbook"/>
        </w:rPr>
      </w:pPr>
      <w:r>
        <w:rPr>
          <w:rFonts w:ascii="Century Schoolbook" w:hAnsi="Century Schoolbook"/>
          <w:noProof/>
        </w:rPr>
        <w:drawing>
          <wp:anchor distT="0" distB="0" distL="114300" distR="114300" simplePos="0" relativeHeight="251666432" behindDoc="1" locked="0" layoutInCell="1" allowOverlap="1" wp14:anchorId="6F9E8EF1" wp14:editId="7D8CDF8B">
            <wp:simplePos x="0" y="0"/>
            <wp:positionH relativeFrom="column">
              <wp:posOffset>189187</wp:posOffset>
            </wp:positionH>
            <wp:positionV relativeFrom="paragraph">
              <wp:posOffset>3591</wp:posOffset>
            </wp:positionV>
            <wp:extent cx="4177862" cy="2700434"/>
            <wp:effectExtent l="0" t="0" r="635" b="5080"/>
            <wp:wrapTight wrapText="bothSides">
              <wp:wrapPolygon edited="0">
                <wp:start x="0" y="0"/>
                <wp:lineTo x="0" y="21539"/>
                <wp:lineTo x="21538" y="21539"/>
                <wp:lineTo x="21538"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s utiliz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7862" cy="2700434"/>
                    </a:xfrm>
                    <a:prstGeom prst="rect">
                      <a:avLst/>
                    </a:prstGeom>
                  </pic:spPr>
                </pic:pic>
              </a:graphicData>
            </a:graphic>
            <wp14:sizeRelH relativeFrom="page">
              <wp14:pctWidth>0</wp14:pctWidth>
            </wp14:sizeRelH>
            <wp14:sizeRelV relativeFrom="page">
              <wp14:pctHeight>0</wp14:pctHeight>
            </wp14:sizeRelV>
          </wp:anchor>
        </w:drawing>
      </w:r>
    </w:p>
    <w:p w14:paraId="6ABD3894" w14:textId="4D9E016E" w:rsidR="00DC793B" w:rsidRDefault="00DC793B">
      <w:pPr>
        <w:rPr>
          <w:rFonts w:ascii="Century Schoolbook" w:hAnsi="Century Schoolbook"/>
        </w:rPr>
      </w:pPr>
    </w:p>
    <w:p w14:paraId="746E7C5B" w14:textId="6621E1A9" w:rsidR="00DC793B" w:rsidRDefault="00DC793B">
      <w:pPr>
        <w:rPr>
          <w:rFonts w:ascii="Century Schoolbook" w:hAnsi="Century Schoolbook"/>
        </w:rPr>
      </w:pPr>
    </w:p>
    <w:p w14:paraId="4E29B1C8" w14:textId="0459CB2D" w:rsidR="003B7D33" w:rsidRDefault="00C0367A">
      <w:pPr>
        <w:rPr>
          <w:rFonts w:ascii="Century Schoolbook" w:hAnsi="Century Schoolbook"/>
        </w:rPr>
      </w:pPr>
      <w:r>
        <w:rPr>
          <w:rFonts w:ascii="Century Schoolbook" w:hAnsi="Century Schoolbook"/>
        </w:rPr>
        <w:t>Figure K</w:t>
      </w:r>
    </w:p>
    <w:p w14:paraId="03D441D6" w14:textId="00EE62F9" w:rsidR="00C0367A" w:rsidRDefault="00C0367A">
      <w:pPr>
        <w:rPr>
          <w:rFonts w:ascii="Century Schoolbook" w:hAnsi="Century Schoolbook"/>
        </w:rPr>
      </w:pPr>
    </w:p>
    <w:p w14:paraId="54578EB9" w14:textId="3E0B25C0" w:rsidR="00C0367A" w:rsidRDefault="00C0367A">
      <w:pPr>
        <w:rPr>
          <w:rFonts w:ascii="Century Schoolbook" w:hAnsi="Century Schoolbook"/>
        </w:rPr>
      </w:pPr>
    </w:p>
    <w:p w14:paraId="4CB4142F" w14:textId="33773C52" w:rsidR="00C0367A" w:rsidRDefault="00C0367A">
      <w:pPr>
        <w:rPr>
          <w:rFonts w:ascii="Century Schoolbook" w:hAnsi="Century Schoolbook"/>
        </w:rPr>
      </w:pPr>
    </w:p>
    <w:p w14:paraId="0051E930" w14:textId="616B9048" w:rsidR="00C0367A" w:rsidRDefault="00C0367A">
      <w:pPr>
        <w:rPr>
          <w:rFonts w:ascii="Century Schoolbook" w:hAnsi="Century Schoolbook"/>
        </w:rPr>
      </w:pPr>
    </w:p>
    <w:p w14:paraId="768AFCAF" w14:textId="4D0CCEB1" w:rsidR="00C0367A" w:rsidRDefault="00C0367A">
      <w:pPr>
        <w:rPr>
          <w:rFonts w:ascii="Century Schoolbook" w:hAnsi="Century Schoolbook"/>
        </w:rPr>
      </w:pPr>
    </w:p>
    <w:p w14:paraId="7F6245B9" w14:textId="7819B9D9" w:rsidR="00C0367A" w:rsidRDefault="00C0367A">
      <w:pPr>
        <w:rPr>
          <w:rFonts w:ascii="Century Schoolbook" w:hAnsi="Century Schoolbook"/>
        </w:rPr>
      </w:pPr>
    </w:p>
    <w:p w14:paraId="0DFBAC8D" w14:textId="0B17544C" w:rsidR="00C0367A" w:rsidRDefault="00C0367A">
      <w:pPr>
        <w:rPr>
          <w:rFonts w:ascii="Century Schoolbook" w:hAnsi="Century Schoolbook"/>
        </w:rPr>
      </w:pPr>
    </w:p>
    <w:p w14:paraId="1909AE7F" w14:textId="2377EB2C" w:rsidR="00C0367A" w:rsidRDefault="00C0367A">
      <w:pPr>
        <w:rPr>
          <w:rFonts w:ascii="Century Schoolbook" w:hAnsi="Century Schoolbook"/>
        </w:rPr>
      </w:pPr>
    </w:p>
    <w:p w14:paraId="4A85B0D4" w14:textId="05DD978D" w:rsidR="00C0367A" w:rsidRDefault="00C0367A">
      <w:pPr>
        <w:rPr>
          <w:rFonts w:ascii="Century Schoolbook" w:hAnsi="Century Schoolbook"/>
        </w:rPr>
      </w:pPr>
    </w:p>
    <w:p w14:paraId="210BAA3B" w14:textId="578E6124" w:rsidR="00C0367A" w:rsidRDefault="00C0367A">
      <w:pPr>
        <w:rPr>
          <w:rFonts w:ascii="Century Schoolbook" w:hAnsi="Century Schoolbook"/>
        </w:rPr>
      </w:pPr>
    </w:p>
    <w:p w14:paraId="0C317567" w14:textId="6071A34B" w:rsidR="00C0367A" w:rsidRDefault="00C0367A">
      <w:pPr>
        <w:rPr>
          <w:rFonts w:ascii="Century Schoolbook" w:hAnsi="Century Schoolbook"/>
        </w:rPr>
      </w:pPr>
    </w:p>
    <w:p w14:paraId="02925AE7" w14:textId="43B5FD8D" w:rsidR="00C0367A" w:rsidRDefault="00C0367A">
      <w:pPr>
        <w:rPr>
          <w:rFonts w:ascii="Century Schoolbook" w:hAnsi="Century Schoolbook"/>
        </w:rPr>
      </w:pPr>
    </w:p>
    <w:p w14:paraId="105D110F" w14:textId="5D64276B" w:rsidR="00C0367A" w:rsidRDefault="00C0367A">
      <w:pPr>
        <w:rPr>
          <w:rFonts w:ascii="Century Schoolbook" w:hAnsi="Century Schoolbook"/>
        </w:rPr>
      </w:pPr>
    </w:p>
    <w:p w14:paraId="66490BD6" w14:textId="7913B9EB" w:rsidR="00C0367A" w:rsidRDefault="00DE0287">
      <w:pPr>
        <w:rPr>
          <w:rFonts w:ascii="Century Schoolbook" w:hAnsi="Century Schoolbook"/>
        </w:rPr>
      </w:pPr>
      <w:r>
        <w:rPr>
          <w:rFonts w:ascii="Century Schoolbook" w:hAnsi="Century Schoolbook"/>
        </w:rPr>
        <w:lastRenderedPageBreak/>
        <w:t xml:space="preserve">Now that Initial Analysis of parameters are conducted, let’s proceed through the inversion figures that were generated by the </w:t>
      </w:r>
      <w:proofErr w:type="spellStart"/>
      <w:r>
        <w:rPr>
          <w:rFonts w:ascii="Century Schoolbook" w:hAnsi="Century Schoolbook"/>
        </w:rPr>
        <w:t>obsloc</w:t>
      </w:r>
      <w:proofErr w:type="spellEnd"/>
      <w:r>
        <w:rPr>
          <w:rFonts w:ascii="Century Schoolbook" w:hAnsi="Century Schoolbook"/>
        </w:rPr>
        <w:t xml:space="preserve"> code. </w:t>
      </w:r>
    </w:p>
    <w:p w14:paraId="04D06AEE" w14:textId="058D39CA" w:rsidR="00382096" w:rsidRDefault="00382096">
      <w:pPr>
        <w:rPr>
          <w:rFonts w:ascii="Century Schoolbook" w:hAnsi="Century Schoolbook"/>
        </w:rPr>
      </w:pPr>
    </w:p>
    <w:p w14:paraId="15EEA64B" w14:textId="14AD1235" w:rsidR="00382096" w:rsidRPr="00382096" w:rsidRDefault="00382096">
      <w:pPr>
        <w:rPr>
          <w:rFonts w:ascii="Century Schoolbook" w:hAnsi="Century Schoolbook"/>
          <w:i/>
          <w:iCs/>
        </w:rPr>
      </w:pPr>
      <w:r w:rsidRPr="00382096">
        <w:rPr>
          <w:rFonts w:ascii="Century Schoolbook" w:hAnsi="Century Schoolbook"/>
          <w:i/>
          <w:iCs/>
        </w:rPr>
        <w:t>Figure L</w:t>
      </w:r>
    </w:p>
    <w:p w14:paraId="64451991" w14:textId="1BA29C49" w:rsidR="00382096" w:rsidRDefault="00382096">
      <w:pPr>
        <w:rPr>
          <w:rFonts w:ascii="Century Schoolbook" w:hAnsi="Century Schoolbook"/>
        </w:rPr>
      </w:pPr>
      <w:commentRangeStart w:id="16"/>
      <w:r>
        <w:rPr>
          <w:rFonts w:ascii="Century Schoolbook" w:hAnsi="Century Schoolbook"/>
          <w:noProof/>
        </w:rPr>
        <w:drawing>
          <wp:inline distT="0" distB="0" distL="0" distR="0" wp14:anchorId="3D61D22F" wp14:editId="22B14412">
            <wp:extent cx="5943600" cy="33947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commentRangeEnd w:id="16"/>
      <w:r w:rsidR="00AF4775">
        <w:rPr>
          <w:rStyle w:val="CommentReference"/>
        </w:rPr>
        <w:commentReference w:id="16"/>
      </w:r>
    </w:p>
    <w:p w14:paraId="10ADFB86" w14:textId="22E812F7" w:rsidR="00856E43" w:rsidRDefault="00067F79">
      <w:pPr>
        <w:rPr>
          <w:rFonts w:ascii="Century Schoolbook" w:hAnsi="Century Schoolbook"/>
        </w:rPr>
      </w:pPr>
      <w:r>
        <w:rPr>
          <w:rFonts w:ascii="Century Schoolbook" w:hAnsi="Century Schoolbook"/>
        </w:rPr>
        <w:t>Figure</w:t>
      </w:r>
      <w:r w:rsidR="00382096">
        <w:rPr>
          <w:rFonts w:ascii="Century Schoolbook" w:hAnsi="Century Schoolbook"/>
        </w:rPr>
        <w:t xml:space="preserve"> L shows how the total RMS residuals are minimized over 5 iterations. This iterative approach to resolving the station locations </w:t>
      </w:r>
      <w:r>
        <w:rPr>
          <w:rFonts w:ascii="Century Schoolbook" w:hAnsi="Century Schoolbook"/>
        </w:rPr>
        <w:t>is necessary because of the station location is a nonlinear inverse problem.</w:t>
      </w:r>
    </w:p>
    <w:p w14:paraId="4F655860" w14:textId="7DFC2AAC" w:rsidR="00856E43" w:rsidRDefault="00856E43">
      <w:pPr>
        <w:rPr>
          <w:rFonts w:ascii="Century Schoolbook" w:hAnsi="Century Schoolbook"/>
        </w:rPr>
      </w:pPr>
    </w:p>
    <w:p w14:paraId="076CED0F" w14:textId="3C2C51FE" w:rsidR="00856E43" w:rsidRDefault="00856E43">
      <w:pPr>
        <w:rPr>
          <w:rFonts w:ascii="Century Schoolbook" w:hAnsi="Century Schoolbook"/>
        </w:rPr>
      </w:pPr>
      <w:r>
        <w:rPr>
          <w:rFonts w:ascii="Century Schoolbook" w:hAnsi="Century Schoolbook"/>
          <w:noProof/>
        </w:rPr>
        <w:drawing>
          <wp:anchor distT="0" distB="0" distL="114300" distR="114300" simplePos="0" relativeHeight="251668480" behindDoc="1" locked="0" layoutInCell="1" allowOverlap="1" wp14:anchorId="16A03DA8" wp14:editId="57270F38">
            <wp:simplePos x="0" y="0"/>
            <wp:positionH relativeFrom="column">
              <wp:posOffset>0</wp:posOffset>
            </wp:positionH>
            <wp:positionV relativeFrom="paragraph">
              <wp:posOffset>0</wp:posOffset>
            </wp:positionV>
            <wp:extent cx="3718126" cy="3355450"/>
            <wp:effectExtent l="0" t="0" r="3175" b="0"/>
            <wp:wrapTight wrapText="bothSides">
              <wp:wrapPolygon edited="0">
                <wp:start x="0" y="0"/>
                <wp:lineTo x="0" y="21502"/>
                <wp:lineTo x="21545" y="21502"/>
                <wp:lineTo x="21545"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8126" cy="3355450"/>
                    </a:xfrm>
                    <a:prstGeom prst="rect">
                      <a:avLst/>
                    </a:prstGeom>
                  </pic:spPr>
                </pic:pic>
              </a:graphicData>
            </a:graphic>
            <wp14:sizeRelH relativeFrom="page">
              <wp14:pctWidth>0</wp14:pctWidth>
            </wp14:sizeRelH>
            <wp14:sizeRelV relativeFrom="page">
              <wp14:pctHeight>0</wp14:pctHeight>
            </wp14:sizeRelV>
          </wp:anchor>
        </w:drawing>
      </w:r>
    </w:p>
    <w:p w14:paraId="5273948A" w14:textId="77777777" w:rsidR="0070148E" w:rsidRDefault="0070148E">
      <w:pPr>
        <w:rPr>
          <w:rFonts w:ascii="Century Schoolbook" w:hAnsi="Century Schoolbook"/>
          <w:i/>
          <w:iCs/>
        </w:rPr>
      </w:pPr>
    </w:p>
    <w:p w14:paraId="3BEC3F0B" w14:textId="5BDD4381" w:rsidR="00856E43" w:rsidRDefault="00856E43">
      <w:pPr>
        <w:rPr>
          <w:rFonts w:ascii="Century Schoolbook" w:hAnsi="Century Schoolbook"/>
          <w:i/>
          <w:iCs/>
        </w:rPr>
      </w:pPr>
      <w:r w:rsidRPr="00856E43">
        <w:rPr>
          <w:rFonts w:ascii="Century Schoolbook" w:hAnsi="Century Schoolbook"/>
          <w:i/>
          <w:iCs/>
        </w:rPr>
        <w:t>Figure M</w:t>
      </w:r>
    </w:p>
    <w:p w14:paraId="703F33CF" w14:textId="43B38549" w:rsidR="00856E43" w:rsidRDefault="00856E43">
      <w:pPr>
        <w:rPr>
          <w:rFonts w:ascii="Century Schoolbook" w:hAnsi="Century Schoolbook"/>
          <w:i/>
          <w:iCs/>
        </w:rPr>
      </w:pPr>
    </w:p>
    <w:p w14:paraId="22FC7C5C" w14:textId="59A7D44A" w:rsidR="0070148E" w:rsidRDefault="0070148E">
      <w:pPr>
        <w:rPr>
          <w:rFonts w:ascii="Century Schoolbook" w:hAnsi="Century Schoolbook"/>
          <w:i/>
          <w:iCs/>
        </w:rPr>
      </w:pPr>
      <w:r w:rsidRPr="0070148E">
        <w:rPr>
          <w:rFonts w:ascii="Century Schoolbook" w:hAnsi="Century Schoolbook"/>
        </w:rPr>
        <w:t xml:space="preserve">This figure shows the variability in the x, y, z directions in each station with respect to </w:t>
      </w:r>
      <w:r>
        <w:rPr>
          <w:rFonts w:ascii="Century Schoolbook" w:hAnsi="Century Schoolbook"/>
        </w:rPr>
        <w:t>its assumed original station position. While the station Index 12 shows significant variability in the x, y, z direction, this station: BRA25 was found to be relocated correctly when comparing the relocated depths to bathymetric depths.</w:t>
      </w:r>
    </w:p>
    <w:p w14:paraId="7A63307D" w14:textId="7817B6A3" w:rsidR="00856E43" w:rsidRDefault="00856E43">
      <w:pPr>
        <w:rPr>
          <w:rFonts w:ascii="Century Schoolbook" w:hAnsi="Century Schoolbook"/>
          <w:i/>
          <w:iCs/>
        </w:rPr>
      </w:pPr>
    </w:p>
    <w:p w14:paraId="4C3149A1" w14:textId="19E27F1B" w:rsidR="00856E43" w:rsidRDefault="00856E43">
      <w:pPr>
        <w:rPr>
          <w:rFonts w:ascii="Century Schoolbook" w:hAnsi="Century Schoolbook"/>
          <w:i/>
          <w:iCs/>
        </w:rPr>
      </w:pPr>
    </w:p>
    <w:p w14:paraId="2132EB94" w14:textId="0D58FB45" w:rsidR="00856E43" w:rsidRPr="00856E43" w:rsidRDefault="00856E43">
      <w:pPr>
        <w:rPr>
          <w:rFonts w:ascii="Century Schoolbook" w:hAnsi="Century Schoolbook"/>
          <w:i/>
          <w:iCs/>
        </w:rPr>
      </w:pPr>
      <w:r>
        <w:rPr>
          <w:rFonts w:ascii="Century Schoolbook" w:hAnsi="Century Schoolbook"/>
          <w:i/>
          <w:iCs/>
        </w:rPr>
        <w:lastRenderedPageBreak/>
        <w:t>Figure N</w:t>
      </w:r>
    </w:p>
    <w:p w14:paraId="7A2E4E39" w14:textId="29AC3559" w:rsidR="00067F79" w:rsidRDefault="00856E43">
      <w:pPr>
        <w:rPr>
          <w:rFonts w:ascii="Century Schoolbook" w:hAnsi="Century Schoolbook"/>
        </w:rPr>
      </w:pPr>
      <w:r>
        <w:rPr>
          <w:rFonts w:ascii="Century Schoolbook" w:hAnsi="Century Schoolbook"/>
          <w:noProof/>
        </w:rPr>
        <w:drawing>
          <wp:inline distT="0" distB="0" distL="0" distR="0" wp14:anchorId="49DFE983" wp14:editId="7BA9D96D">
            <wp:extent cx="4712677" cy="28719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31.png"/>
                    <pic:cNvPicPr/>
                  </pic:nvPicPr>
                  <pic:blipFill rotWithShape="1">
                    <a:blip r:embed="rId21" cstate="print">
                      <a:extLst>
                        <a:ext uri="{28A0092B-C50C-407E-A947-70E740481C1C}">
                          <a14:useLocalDpi xmlns:a14="http://schemas.microsoft.com/office/drawing/2010/main" val="0"/>
                        </a:ext>
                      </a:extLst>
                    </a:blip>
                    <a:srcRect l="6938" t="3009" r="8139" b="3170"/>
                    <a:stretch/>
                  </pic:blipFill>
                  <pic:spPr bwMode="auto">
                    <a:xfrm>
                      <a:off x="0" y="0"/>
                      <a:ext cx="4723972" cy="2878783"/>
                    </a:xfrm>
                    <a:prstGeom prst="rect">
                      <a:avLst/>
                    </a:prstGeom>
                    <a:ln>
                      <a:noFill/>
                    </a:ln>
                    <a:extLst>
                      <a:ext uri="{53640926-AAD7-44D8-BBD7-CCE9431645EC}">
                        <a14:shadowObscured xmlns:a14="http://schemas.microsoft.com/office/drawing/2010/main"/>
                      </a:ext>
                    </a:extLst>
                  </pic:spPr>
                </pic:pic>
              </a:graphicData>
            </a:graphic>
          </wp:inline>
        </w:drawing>
      </w:r>
    </w:p>
    <w:p w14:paraId="4E876269" w14:textId="7DB8CC88" w:rsidR="00856E43" w:rsidRPr="00856E43" w:rsidRDefault="00856E43">
      <w:pPr>
        <w:rPr>
          <w:rFonts w:ascii="Century Schoolbook" w:hAnsi="Century Schoolbook"/>
          <w:i/>
          <w:iCs/>
        </w:rPr>
      </w:pPr>
      <w:r w:rsidRPr="00856E43">
        <w:rPr>
          <w:rFonts w:ascii="Century Schoolbook" w:hAnsi="Century Schoolbook"/>
          <w:i/>
          <w:iCs/>
        </w:rPr>
        <w:t>Figure O</w:t>
      </w:r>
    </w:p>
    <w:p w14:paraId="1C34CA33" w14:textId="77777777" w:rsidR="00856E43" w:rsidRDefault="00856E43">
      <w:pPr>
        <w:rPr>
          <w:rFonts w:ascii="Century Schoolbook" w:hAnsi="Century Schoolbook"/>
        </w:rPr>
      </w:pPr>
    </w:p>
    <w:p w14:paraId="12E3B28F" w14:textId="08BC7624" w:rsidR="00856E43" w:rsidRDefault="00856E43">
      <w:pPr>
        <w:rPr>
          <w:rFonts w:ascii="Century Schoolbook" w:hAnsi="Century Schoolbook"/>
        </w:rPr>
      </w:pPr>
      <w:r>
        <w:rPr>
          <w:rFonts w:ascii="Century Schoolbook" w:hAnsi="Century Schoolbook"/>
          <w:noProof/>
        </w:rPr>
        <w:drawing>
          <wp:inline distT="0" distB="0" distL="0" distR="0" wp14:anchorId="21BFDA57" wp14:editId="6086A42D">
            <wp:extent cx="4618892" cy="2869874"/>
            <wp:effectExtent l="0" t="0" r="4445"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51.png"/>
                    <pic:cNvPicPr/>
                  </pic:nvPicPr>
                  <pic:blipFill rotWithShape="1">
                    <a:blip r:embed="rId22" cstate="print">
                      <a:extLst>
                        <a:ext uri="{28A0092B-C50C-407E-A947-70E740481C1C}">
                          <a14:useLocalDpi xmlns:a14="http://schemas.microsoft.com/office/drawing/2010/main" val="0"/>
                        </a:ext>
                      </a:extLst>
                    </a:blip>
                    <a:srcRect l="8899" t="3020" r="8295" b="3344"/>
                    <a:stretch/>
                  </pic:blipFill>
                  <pic:spPr bwMode="auto">
                    <a:xfrm>
                      <a:off x="0" y="0"/>
                      <a:ext cx="4628887" cy="2876084"/>
                    </a:xfrm>
                    <a:prstGeom prst="rect">
                      <a:avLst/>
                    </a:prstGeom>
                    <a:ln>
                      <a:noFill/>
                    </a:ln>
                    <a:extLst>
                      <a:ext uri="{53640926-AAD7-44D8-BBD7-CCE9431645EC}">
                        <a14:shadowObscured xmlns:a14="http://schemas.microsoft.com/office/drawing/2010/main"/>
                      </a:ext>
                    </a:extLst>
                  </pic:spPr>
                </pic:pic>
              </a:graphicData>
            </a:graphic>
          </wp:inline>
        </w:drawing>
      </w:r>
    </w:p>
    <w:p w14:paraId="57B5AB4F" w14:textId="6F79D53B" w:rsidR="00856E43" w:rsidRDefault="00856E43">
      <w:pPr>
        <w:rPr>
          <w:rFonts w:ascii="Century Schoolbook" w:hAnsi="Century Schoolbook"/>
        </w:rPr>
      </w:pPr>
    </w:p>
    <w:p w14:paraId="55FE1BC7" w14:textId="5FB6C392" w:rsidR="0070148E" w:rsidRDefault="0070148E">
      <w:pPr>
        <w:rPr>
          <w:rFonts w:ascii="Century Schoolbook" w:hAnsi="Century Schoolbook"/>
          <w:i/>
          <w:iCs/>
        </w:rPr>
      </w:pPr>
    </w:p>
    <w:p w14:paraId="0179A2BE" w14:textId="077A3560" w:rsidR="0070148E" w:rsidRDefault="0070148E">
      <w:pPr>
        <w:rPr>
          <w:rFonts w:ascii="Century Schoolbook" w:hAnsi="Century Schoolbook"/>
        </w:rPr>
      </w:pPr>
      <w:r>
        <w:rPr>
          <w:rFonts w:ascii="Century Schoolbook" w:hAnsi="Century Schoolbook"/>
        </w:rPr>
        <w:t xml:space="preserve">Figure </w:t>
      </w:r>
      <w:r w:rsidR="005C36F6">
        <w:rPr>
          <w:rFonts w:ascii="Century Schoolbook" w:hAnsi="Century Schoolbook"/>
        </w:rPr>
        <w:t>N</w:t>
      </w:r>
      <w:r>
        <w:rPr>
          <w:rFonts w:ascii="Century Schoolbook" w:hAnsi="Century Schoolbook"/>
        </w:rPr>
        <w:t xml:space="preserve"> and </w:t>
      </w:r>
      <w:r w:rsidR="005C36F6">
        <w:rPr>
          <w:rFonts w:ascii="Century Schoolbook" w:hAnsi="Century Schoolbook"/>
        </w:rPr>
        <w:t>O</w:t>
      </w:r>
      <w:r>
        <w:rPr>
          <w:rFonts w:ascii="Century Schoolbook" w:hAnsi="Century Schoolbook"/>
        </w:rPr>
        <w:t xml:space="preserve"> are similar figures denoting the misfit (Observed arrival times – predicted arrival times) and the normalized misfit (Uncertainty = 0.005)</w:t>
      </w:r>
      <w:r w:rsidR="005C36F6">
        <w:rPr>
          <w:rFonts w:ascii="Century Schoolbook" w:hAnsi="Century Schoolbook"/>
        </w:rPr>
        <w:t xml:space="preserve">. Here we can see that certain stations contain 4 or 6 times the picking uncertainty.  This means that either these picks are bad or there is some other error associated with the data. So, it’s important to check what these water wave picks look like. </w:t>
      </w:r>
    </w:p>
    <w:p w14:paraId="68C5CCAA" w14:textId="07498ABA" w:rsidR="005C36F6" w:rsidRDefault="005C36F6">
      <w:pPr>
        <w:rPr>
          <w:rFonts w:ascii="Century Schoolbook" w:hAnsi="Century Schoolbook"/>
        </w:rPr>
      </w:pPr>
    </w:p>
    <w:p w14:paraId="2C2B544C" w14:textId="765E48D0" w:rsidR="005C36F6" w:rsidRDefault="005C36F6">
      <w:pPr>
        <w:rPr>
          <w:rFonts w:ascii="Century Schoolbook" w:hAnsi="Century Schoolbook"/>
        </w:rPr>
      </w:pPr>
    </w:p>
    <w:p w14:paraId="1A1C4276" w14:textId="77777777" w:rsidR="005C36F6" w:rsidRDefault="005C36F6">
      <w:pPr>
        <w:rPr>
          <w:rFonts w:ascii="Century Schoolbook" w:hAnsi="Century Schoolbook"/>
        </w:rPr>
      </w:pPr>
    </w:p>
    <w:p w14:paraId="5F379629" w14:textId="7ADAF64F" w:rsidR="005C36F6" w:rsidRPr="005C36F6" w:rsidRDefault="005C36F6">
      <w:pPr>
        <w:rPr>
          <w:rFonts w:ascii="Century Schoolbook" w:hAnsi="Century Schoolbook"/>
          <w:i/>
          <w:iCs/>
        </w:rPr>
      </w:pPr>
      <w:r w:rsidRPr="00856E43">
        <w:rPr>
          <w:rFonts w:ascii="Century Schoolbook" w:hAnsi="Century Schoolbook"/>
          <w:i/>
          <w:iCs/>
        </w:rPr>
        <w:lastRenderedPageBreak/>
        <w:t>Figure P</w:t>
      </w:r>
    </w:p>
    <w:p w14:paraId="6A59D33F" w14:textId="0EE62320" w:rsidR="00067F79" w:rsidRDefault="00856E43">
      <w:pPr>
        <w:rPr>
          <w:rFonts w:ascii="Century Schoolbook" w:hAnsi="Century Schoolbook"/>
        </w:rPr>
      </w:pPr>
      <w:r>
        <w:rPr>
          <w:rFonts w:ascii="Century Schoolbook" w:hAnsi="Century Schoolbook"/>
          <w:noProof/>
        </w:rPr>
        <w:drawing>
          <wp:inline distT="0" distB="0" distL="0" distR="0" wp14:anchorId="46A1EF57" wp14:editId="5D54F181">
            <wp:extent cx="4391025" cy="2476500"/>
            <wp:effectExtent l="0" t="0" r="3175" b="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rotWithShape="1">
                    <a:blip r:embed="rId23" cstate="print">
                      <a:extLst>
                        <a:ext uri="{28A0092B-C50C-407E-A947-70E740481C1C}">
                          <a14:useLocalDpi xmlns:a14="http://schemas.microsoft.com/office/drawing/2010/main" val="0"/>
                        </a:ext>
                      </a:extLst>
                    </a:blip>
                    <a:srcRect l="9097" t="2670" r="7408" b="3412"/>
                    <a:stretch/>
                  </pic:blipFill>
                  <pic:spPr bwMode="auto">
                    <a:xfrm>
                      <a:off x="0" y="0"/>
                      <a:ext cx="4414398" cy="2489682"/>
                    </a:xfrm>
                    <a:prstGeom prst="rect">
                      <a:avLst/>
                    </a:prstGeom>
                    <a:ln>
                      <a:noFill/>
                    </a:ln>
                    <a:extLst>
                      <a:ext uri="{53640926-AAD7-44D8-BBD7-CCE9431645EC}">
                        <a14:shadowObscured xmlns:a14="http://schemas.microsoft.com/office/drawing/2010/main"/>
                      </a:ext>
                    </a:extLst>
                  </pic:spPr>
                </pic:pic>
              </a:graphicData>
            </a:graphic>
          </wp:inline>
        </w:drawing>
      </w:r>
    </w:p>
    <w:p w14:paraId="2DDE42D7" w14:textId="6A7B5638" w:rsidR="00856E43" w:rsidRPr="00856E43" w:rsidRDefault="00856E43">
      <w:pPr>
        <w:rPr>
          <w:rFonts w:ascii="Century Schoolbook" w:hAnsi="Century Schoolbook"/>
          <w:i/>
          <w:iCs/>
        </w:rPr>
      </w:pPr>
      <w:r w:rsidRPr="00856E43">
        <w:rPr>
          <w:rFonts w:ascii="Century Schoolbook" w:hAnsi="Century Schoolbook"/>
          <w:i/>
          <w:iCs/>
        </w:rPr>
        <w:t>Figure Q</w:t>
      </w:r>
    </w:p>
    <w:p w14:paraId="01668AB4" w14:textId="18A782C7" w:rsidR="00856E43" w:rsidRDefault="00856E43">
      <w:pPr>
        <w:rPr>
          <w:rFonts w:ascii="Century Schoolbook" w:hAnsi="Century Schoolbook"/>
        </w:rPr>
      </w:pPr>
    </w:p>
    <w:p w14:paraId="6D50DD5D" w14:textId="0936B2C1" w:rsidR="00856E43" w:rsidRDefault="00856E43">
      <w:pPr>
        <w:rPr>
          <w:rFonts w:ascii="Century Schoolbook" w:hAnsi="Century Schoolbook"/>
        </w:rPr>
      </w:pPr>
      <w:r>
        <w:rPr>
          <w:rFonts w:ascii="Century Schoolbook" w:hAnsi="Century Schoolbook"/>
          <w:noProof/>
        </w:rPr>
        <w:drawing>
          <wp:inline distT="0" distB="0" distL="0" distR="0" wp14:anchorId="70B48269" wp14:editId="75202DF2">
            <wp:extent cx="4343400" cy="2443304"/>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24" cstate="print">
                      <a:extLst>
                        <a:ext uri="{28A0092B-C50C-407E-A947-70E740481C1C}">
                          <a14:useLocalDpi xmlns:a14="http://schemas.microsoft.com/office/drawing/2010/main" val="0"/>
                        </a:ext>
                      </a:extLst>
                    </a:blip>
                    <a:srcRect l="8806" t="3430" r="8393" b="3731"/>
                    <a:stretch/>
                  </pic:blipFill>
                  <pic:spPr bwMode="auto">
                    <a:xfrm>
                      <a:off x="0" y="0"/>
                      <a:ext cx="4355082" cy="2449875"/>
                    </a:xfrm>
                    <a:prstGeom prst="rect">
                      <a:avLst/>
                    </a:prstGeom>
                    <a:ln>
                      <a:noFill/>
                    </a:ln>
                    <a:extLst>
                      <a:ext uri="{53640926-AAD7-44D8-BBD7-CCE9431645EC}">
                        <a14:shadowObscured xmlns:a14="http://schemas.microsoft.com/office/drawing/2010/main"/>
                      </a:ext>
                    </a:extLst>
                  </pic:spPr>
                </pic:pic>
              </a:graphicData>
            </a:graphic>
          </wp:inline>
        </w:drawing>
      </w:r>
    </w:p>
    <w:p w14:paraId="12743B0E" w14:textId="467D0B33" w:rsidR="00856E43" w:rsidRDefault="00856E43">
      <w:pPr>
        <w:rPr>
          <w:rFonts w:ascii="Century Schoolbook" w:hAnsi="Century Schoolbook"/>
        </w:rPr>
      </w:pPr>
      <w:r>
        <w:rPr>
          <w:rFonts w:ascii="Century Schoolbook" w:hAnsi="Century Schoolbook"/>
        </w:rPr>
        <w:t>Figure R</w:t>
      </w:r>
    </w:p>
    <w:p w14:paraId="7101D33A" w14:textId="492E55C0" w:rsidR="00856E43" w:rsidRDefault="00856E43">
      <w:pPr>
        <w:rPr>
          <w:rFonts w:ascii="Century Schoolbook" w:hAnsi="Century Schoolbook"/>
        </w:rPr>
      </w:pPr>
      <w:r>
        <w:rPr>
          <w:rFonts w:ascii="Century Schoolbook" w:hAnsi="Century Schoolbook"/>
          <w:noProof/>
        </w:rPr>
        <w:drawing>
          <wp:inline distT="0" distB="0" distL="0" distR="0" wp14:anchorId="20A1F23E" wp14:editId="016539F4">
            <wp:extent cx="4391025" cy="2467742"/>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rotWithShape="1">
                    <a:blip r:embed="rId25" cstate="print">
                      <a:extLst>
                        <a:ext uri="{28A0092B-C50C-407E-A947-70E740481C1C}">
                          <a14:useLocalDpi xmlns:a14="http://schemas.microsoft.com/office/drawing/2010/main" val="0"/>
                        </a:ext>
                      </a:extLst>
                    </a:blip>
                    <a:srcRect l="8502" t="3029" r="8095" b="3486"/>
                    <a:stretch/>
                  </pic:blipFill>
                  <pic:spPr bwMode="auto">
                    <a:xfrm>
                      <a:off x="0" y="0"/>
                      <a:ext cx="4447158" cy="2499289"/>
                    </a:xfrm>
                    <a:prstGeom prst="rect">
                      <a:avLst/>
                    </a:prstGeom>
                    <a:ln>
                      <a:noFill/>
                    </a:ln>
                    <a:extLst>
                      <a:ext uri="{53640926-AAD7-44D8-BBD7-CCE9431645EC}">
                        <a14:shadowObscured xmlns:a14="http://schemas.microsoft.com/office/drawing/2010/main"/>
                      </a:ext>
                    </a:extLst>
                  </pic:spPr>
                </pic:pic>
              </a:graphicData>
            </a:graphic>
          </wp:inline>
        </w:drawing>
      </w:r>
    </w:p>
    <w:p w14:paraId="1686377A" w14:textId="6292539A" w:rsidR="005C36F6" w:rsidRDefault="005C36F6">
      <w:pPr>
        <w:rPr>
          <w:rFonts w:ascii="Century Schoolbook" w:hAnsi="Century Schoolbook"/>
        </w:rPr>
      </w:pPr>
      <w:r>
        <w:rPr>
          <w:rFonts w:ascii="Century Schoolbook" w:hAnsi="Century Schoolbook"/>
        </w:rPr>
        <w:lastRenderedPageBreak/>
        <w:t xml:space="preserve">Figures P, Q, R are showing how the initial position of the station changed to the final location iteratively. Figure P shows the relocation in the XY plane, Figure Q shows the relocation in the XZ plane while the figure R shows the relocation in the YZ plane. </w:t>
      </w:r>
    </w:p>
    <w:p w14:paraId="229E2E7D" w14:textId="0C5F2AF2" w:rsidR="002C2042" w:rsidRDefault="002C2042">
      <w:pPr>
        <w:rPr>
          <w:rFonts w:ascii="Century Schoolbook" w:hAnsi="Century Schoolbook"/>
        </w:rPr>
      </w:pPr>
    </w:p>
    <w:p w14:paraId="39FF339F" w14:textId="1616E799" w:rsidR="00BA5C91" w:rsidRDefault="00BA5C91">
      <w:pPr>
        <w:rPr>
          <w:rFonts w:ascii="Century Schoolbook" w:hAnsi="Century Schoolbook"/>
        </w:rPr>
      </w:pPr>
      <w:r>
        <w:rPr>
          <w:rFonts w:ascii="Century Schoolbook" w:hAnsi="Century Schoolbook"/>
        </w:rPr>
        <w:t xml:space="preserve">From looking at these 3 figures, it is evident how the events are well distributed along the y axis and is sparsely located along the x axis in intervals due to the event geometry. These events were denoted on the top of the figure as red dots. Final iteration is denoted by red squares and the blue squares are the initial station location before the inversion. Most significant jump in depth was observed in station 25 located on the north eastern slope of the caldera. With even a small lateral variation, the depth is expected to change much more. </w:t>
      </w:r>
    </w:p>
    <w:p w14:paraId="670596CE" w14:textId="77777777" w:rsidR="00BA5C91" w:rsidRDefault="00BA5C91">
      <w:pPr>
        <w:rPr>
          <w:rFonts w:ascii="Century Schoolbook" w:hAnsi="Century Schoolbook"/>
        </w:rPr>
      </w:pPr>
    </w:p>
    <w:p w14:paraId="6AC20B5B" w14:textId="513A460B" w:rsidR="002C2042" w:rsidRDefault="002C2042">
      <w:pPr>
        <w:rPr>
          <w:rFonts w:ascii="Century Schoolbook" w:hAnsi="Century Schoolbook"/>
        </w:rPr>
      </w:pPr>
      <w:r>
        <w:rPr>
          <w:rFonts w:ascii="Century Schoolbook" w:hAnsi="Century Schoolbook"/>
        </w:rPr>
        <w:t>The figure S below is a comparison of depths of stations between the inverted depths and bathymetric depths.</w:t>
      </w:r>
      <w:r w:rsidR="00484297">
        <w:rPr>
          <w:rFonts w:ascii="Century Schoolbook" w:hAnsi="Century Schoolbook"/>
        </w:rPr>
        <w:t xml:space="preserve"> Here this comparison shows that these two values are similar but still is larger than the variabilities of values observed before. These values show how </w:t>
      </w:r>
      <w:r w:rsidR="0054671F">
        <w:rPr>
          <w:rFonts w:ascii="Century Schoolbook" w:hAnsi="Century Schoolbook"/>
        </w:rPr>
        <w:t xml:space="preserve">well the inversion is doing </w:t>
      </w:r>
      <w:r w:rsidR="00BA5C91">
        <w:rPr>
          <w:rFonts w:ascii="Century Schoolbook" w:hAnsi="Century Schoolbook"/>
        </w:rPr>
        <w:t xml:space="preserve">in </w:t>
      </w:r>
      <w:r w:rsidR="009E303D">
        <w:rPr>
          <w:rFonts w:ascii="Century Schoolbook" w:hAnsi="Century Schoolbook"/>
        </w:rPr>
        <w:t>its</w:t>
      </w:r>
      <w:r w:rsidR="00BA5C91">
        <w:rPr>
          <w:rFonts w:ascii="Century Schoolbook" w:hAnsi="Century Schoolbook"/>
        </w:rPr>
        <w:t xml:space="preserve"> ability to relocate the stations. </w:t>
      </w:r>
    </w:p>
    <w:p w14:paraId="0C5310E5" w14:textId="69BBDCE8" w:rsidR="009E303D" w:rsidRDefault="009E303D">
      <w:pPr>
        <w:rPr>
          <w:rFonts w:ascii="Century Schoolbook" w:hAnsi="Century Schoolbook"/>
        </w:rPr>
      </w:pPr>
    </w:p>
    <w:p w14:paraId="6716A791" w14:textId="77777777" w:rsidR="009E303D" w:rsidRDefault="009E303D">
      <w:pPr>
        <w:rPr>
          <w:rFonts w:ascii="Century Schoolbook" w:hAnsi="Century Schoolbook"/>
        </w:rPr>
      </w:pPr>
    </w:p>
    <w:p w14:paraId="61C112B4" w14:textId="77777777" w:rsidR="005C36F6" w:rsidRDefault="005C36F6">
      <w:pPr>
        <w:rPr>
          <w:rFonts w:ascii="Century Schoolbook" w:hAnsi="Century Schoolbook"/>
        </w:rPr>
      </w:pPr>
    </w:p>
    <w:p w14:paraId="71478E8E" w14:textId="0B2CE926" w:rsidR="0070148E" w:rsidRDefault="0070148E">
      <w:pPr>
        <w:rPr>
          <w:rFonts w:ascii="Century Schoolbook" w:hAnsi="Century Schoolbook"/>
        </w:rPr>
      </w:pPr>
      <w:r>
        <w:rPr>
          <w:rFonts w:ascii="Century Schoolbook" w:hAnsi="Century Schoolbook"/>
        </w:rPr>
        <w:t>Figure S</w:t>
      </w:r>
    </w:p>
    <w:p w14:paraId="2191F4A8" w14:textId="375CDAA8" w:rsidR="00856E43" w:rsidRDefault="0070148E">
      <w:pPr>
        <w:rPr>
          <w:rFonts w:ascii="Century Schoolbook" w:hAnsi="Century Schoolbook"/>
        </w:rPr>
      </w:pPr>
      <w:r w:rsidRPr="0070148E">
        <w:rPr>
          <w:rFonts w:ascii="Century Schoolbook" w:hAnsi="Century Schoolbook"/>
          <w:noProof/>
        </w:rPr>
        <w:drawing>
          <wp:inline distT="0" distB="0" distL="0" distR="0" wp14:anchorId="2D12D2DE" wp14:editId="491662B0">
            <wp:extent cx="5943600" cy="2992755"/>
            <wp:effectExtent l="0" t="0" r="0" b="4445"/>
            <wp:docPr id="17" name="Picture 9" descr="A close up of a map&#10;&#10;Description automatically generated">
              <a:extLst xmlns:a="http://schemas.openxmlformats.org/drawingml/2006/main">
                <a:ext uri="{FF2B5EF4-FFF2-40B4-BE49-F238E27FC236}">
                  <a16:creationId xmlns:a16="http://schemas.microsoft.com/office/drawing/2014/main" id="{E8662D56-348A-A94B-9D86-88F7BF20F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E8662D56-348A-A94B-9D86-88F7BF20FF4E}"/>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003D2BE9" w14:textId="45CA4B0F" w:rsidR="00BA5C91" w:rsidRDefault="00BA5C91">
      <w:pPr>
        <w:rPr>
          <w:rFonts w:ascii="Century Schoolbook" w:hAnsi="Century Schoolbook"/>
        </w:rPr>
      </w:pPr>
    </w:p>
    <w:p w14:paraId="7CAE47E1" w14:textId="45086B43" w:rsidR="00BA5C91" w:rsidRDefault="00BA5C91">
      <w:pPr>
        <w:rPr>
          <w:rFonts w:ascii="Century Schoolbook" w:hAnsi="Century Schoolbook"/>
        </w:rPr>
      </w:pPr>
    </w:p>
    <w:p w14:paraId="4DCCA949" w14:textId="439DEAC3" w:rsidR="00BA5C91" w:rsidRDefault="00BA5C91">
      <w:pPr>
        <w:rPr>
          <w:rFonts w:ascii="Century Schoolbook" w:hAnsi="Century Schoolbook"/>
        </w:rPr>
      </w:pPr>
    </w:p>
    <w:p w14:paraId="1C4421B8" w14:textId="77777777" w:rsidR="009E303D" w:rsidRDefault="009E303D">
      <w:pPr>
        <w:rPr>
          <w:rFonts w:ascii="Century Schoolbook" w:hAnsi="Century Schoolbook"/>
        </w:rPr>
      </w:pPr>
    </w:p>
    <w:p w14:paraId="151533EF" w14:textId="0CE75740" w:rsidR="00484297" w:rsidRPr="00B700DA" w:rsidRDefault="00484297">
      <w:pPr>
        <w:rPr>
          <w:rFonts w:ascii="Century Schoolbook" w:hAnsi="Century Schoolbook"/>
        </w:rPr>
      </w:pPr>
    </w:p>
    <w:sectPr w:rsidR="00484297" w:rsidRPr="00B700DA" w:rsidSect="005268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William S Wilcock" w:date="2020-06-29T09:11:00Z" w:initials="WSW">
    <w:p w14:paraId="5B6D6A68" w14:textId="32D55FBB" w:rsidR="00AF4775" w:rsidRDefault="00660E73">
      <w:pPr>
        <w:pStyle w:val="CommentText"/>
      </w:pPr>
      <w:r>
        <w:rPr>
          <w:rStyle w:val="CommentReference"/>
        </w:rPr>
        <w:annotationRef/>
      </w:r>
      <w:r w:rsidR="00AF4775">
        <w:t>Figures should have numbers and not letters.  Each Figure needs a caption.</w:t>
      </w:r>
    </w:p>
    <w:p w14:paraId="5772C083" w14:textId="77777777" w:rsidR="00AF4775" w:rsidRDefault="00AF4775">
      <w:pPr>
        <w:pStyle w:val="CommentText"/>
      </w:pPr>
    </w:p>
    <w:p w14:paraId="7E23BDE4" w14:textId="0F980E8C" w:rsidR="00660E73" w:rsidRDefault="00660E73">
      <w:pPr>
        <w:pStyle w:val="CommentText"/>
      </w:pPr>
      <w:r>
        <w:t>Figure A.  Add all line number (vertical lines and lines where we reshot 50+#)</w:t>
      </w:r>
    </w:p>
    <w:p w14:paraId="698D1B46" w14:textId="77777777" w:rsidR="00660E73" w:rsidRDefault="00660E73">
      <w:pPr>
        <w:pStyle w:val="CommentText"/>
      </w:pPr>
    </w:p>
    <w:p w14:paraId="4290396F" w14:textId="1DA87297" w:rsidR="00660E73" w:rsidRDefault="00660E73">
      <w:pPr>
        <w:pStyle w:val="CommentText"/>
      </w:pPr>
      <w:r>
        <w:t>Figure B.  Station 17 was lost – note that.  Add the number for the German station and note that data has yet to be processed</w:t>
      </w:r>
    </w:p>
  </w:comment>
  <w:comment w:id="7" w:author="William S Wilcock" w:date="2020-06-29T09:27:00Z" w:initials="WSW">
    <w:p w14:paraId="14A3047E" w14:textId="52E7D620" w:rsidR="00AF4775" w:rsidRDefault="00AF4775">
      <w:pPr>
        <w:pStyle w:val="CommentText"/>
      </w:pPr>
      <w:r>
        <w:rPr>
          <w:rStyle w:val="CommentReference"/>
        </w:rPr>
        <w:annotationRef/>
      </w:r>
      <w:r>
        <w:t xml:space="preserve">Why not a </w:t>
      </w:r>
      <w:proofErr w:type="gramStart"/>
      <w:r>
        <w:t>snap shot</w:t>
      </w:r>
      <w:proofErr w:type="gramEnd"/>
      <w:r>
        <w:t xml:space="preserve"> of the menu.</w:t>
      </w:r>
      <w:r w:rsidR="00A16DA4">
        <w:t xml:space="preserve">  Parameters like filter settings are really important</w:t>
      </w:r>
    </w:p>
  </w:comment>
  <w:comment w:id="11" w:author="William S Wilcock" w:date="2020-06-29T09:31:00Z" w:initials="WSW">
    <w:p w14:paraId="0DC56A51" w14:textId="1399C727" w:rsidR="00AF4775" w:rsidRDefault="00AF4775">
      <w:pPr>
        <w:pStyle w:val="CommentText"/>
      </w:pPr>
      <w:r>
        <w:rPr>
          <w:rStyle w:val="CommentReference"/>
        </w:rPr>
        <w:annotationRef/>
      </w:r>
      <w:r>
        <w:t>There are absolutely no details about the inversion.  This needs its own paragraph with the parameters used.  This report needs to document what you did.</w:t>
      </w:r>
    </w:p>
  </w:comment>
  <w:comment w:id="12" w:author="William S Wilcock" w:date="2020-06-29T09:29:00Z" w:initials="WSW">
    <w:p w14:paraId="23B93394" w14:textId="28AC793B" w:rsidR="00AF4775" w:rsidRDefault="00AF4775">
      <w:pPr>
        <w:pStyle w:val="CommentText"/>
      </w:pPr>
      <w:r>
        <w:rPr>
          <w:rStyle w:val="CommentReference"/>
        </w:rPr>
        <w:annotationRef/>
      </w:r>
      <w:r>
        <w:t>Symbols not visible in Figure D</w:t>
      </w:r>
    </w:p>
  </w:comment>
  <w:comment w:id="13" w:author="William S Wilcock" w:date="2020-06-29T09:30:00Z" w:initials="WSW">
    <w:p w14:paraId="68504F82" w14:textId="12696705" w:rsidR="00AF4775" w:rsidRDefault="00AF4775">
      <w:pPr>
        <w:pStyle w:val="CommentText"/>
      </w:pPr>
      <w:r>
        <w:rPr>
          <w:rStyle w:val="CommentReference"/>
        </w:rPr>
        <w:annotationRef/>
      </w:r>
      <w:r>
        <w:t xml:space="preserve">Text labels on </w:t>
      </w:r>
      <w:proofErr w:type="gramStart"/>
      <w:r>
        <w:t>curves  are</w:t>
      </w:r>
      <w:proofErr w:type="gramEnd"/>
      <w:r>
        <w:t xml:space="preserve"> barely readable</w:t>
      </w:r>
    </w:p>
  </w:comment>
  <w:comment w:id="14" w:author="William S Wilcock" w:date="2020-06-29T09:33:00Z" w:initials="WSW">
    <w:p w14:paraId="14A5E5BB" w14:textId="66D86B9B" w:rsidR="00AF4775" w:rsidRDefault="00AF4775">
      <w:pPr>
        <w:pStyle w:val="CommentText"/>
      </w:pPr>
      <w:r>
        <w:rPr>
          <w:rStyle w:val="CommentReference"/>
        </w:rPr>
        <w:annotationRef/>
      </w:r>
      <w:r>
        <w:t>Where is Figure G</w:t>
      </w:r>
    </w:p>
  </w:comment>
  <w:comment w:id="15" w:author="Maleen W Kidiwela" w:date="2020-06-29T22:38:00Z" w:initials="MWK">
    <w:p w14:paraId="220AF5B0" w14:textId="038980B4" w:rsidR="00D6304C" w:rsidRDefault="00D6304C">
      <w:pPr>
        <w:pStyle w:val="CommentText"/>
      </w:pPr>
      <w:r>
        <w:rPr>
          <w:rStyle w:val="CommentReference"/>
        </w:rPr>
        <w:annotationRef/>
      </w:r>
      <w:r>
        <w:t>It’s below</w:t>
      </w:r>
    </w:p>
  </w:comment>
  <w:comment w:id="16" w:author="William S Wilcock" w:date="2020-06-29T09:34:00Z" w:initials="WSW">
    <w:p w14:paraId="17A5000A" w14:textId="499B31DB" w:rsidR="00AF4775" w:rsidRDefault="00AF4775">
      <w:pPr>
        <w:pStyle w:val="CommentText"/>
      </w:pPr>
      <w:r>
        <w:rPr>
          <w:rStyle w:val="CommentReference"/>
        </w:rPr>
        <w:annotationRef/>
      </w:r>
      <w:r>
        <w:t>This is a figure showing details of your inversion.  Why is it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90396F" w15:done="0"/>
  <w15:commentEx w15:paraId="14A3047E" w15:done="0"/>
  <w15:commentEx w15:paraId="0DC56A51" w15:done="0"/>
  <w15:commentEx w15:paraId="23B93394" w15:done="0"/>
  <w15:commentEx w15:paraId="68504F82" w15:done="0"/>
  <w15:commentEx w15:paraId="14A5E5BB" w15:done="0"/>
  <w15:commentEx w15:paraId="220AF5B0" w15:paraIdParent="14A5E5BB" w15:done="0"/>
  <w15:commentEx w15:paraId="17A5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2ECE" w16cex:dateUtc="2020-06-29T16:11:00Z"/>
  <w16cex:commentExtensible w16cex:durableId="22A4329A" w16cex:dateUtc="2020-06-29T16:27:00Z"/>
  <w16cex:commentExtensible w16cex:durableId="22A43365" w16cex:dateUtc="2020-06-29T16:31:00Z"/>
  <w16cex:commentExtensible w16cex:durableId="22A43316" w16cex:dateUtc="2020-06-29T16:29:00Z"/>
  <w16cex:commentExtensible w16cex:durableId="22A43338" w16cex:dateUtc="2020-06-29T16:30:00Z"/>
  <w16cex:commentExtensible w16cex:durableId="22A43404" w16cex:dateUtc="2020-06-29T16:33:00Z"/>
  <w16cex:commentExtensible w16cex:durableId="22A4EBE7" w16cex:dateUtc="2020-06-29T17:08:00Z"/>
  <w16cex:commentExtensible w16cex:durableId="22A43436" w16cex:dateUtc="2020-06-29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90396F" w16cid:durableId="22A42ECE"/>
  <w16cid:commentId w16cid:paraId="14A3047E" w16cid:durableId="22A4329A"/>
  <w16cid:commentId w16cid:paraId="0DC56A51" w16cid:durableId="22A43365"/>
  <w16cid:commentId w16cid:paraId="23B93394" w16cid:durableId="22A43316"/>
  <w16cid:commentId w16cid:paraId="68504F82" w16cid:durableId="22A43338"/>
  <w16cid:commentId w16cid:paraId="14A5E5BB" w16cid:durableId="22A43404"/>
  <w16cid:commentId w16cid:paraId="220AF5B0" w16cid:durableId="22A4EBE7"/>
  <w16cid:commentId w16cid:paraId="17A5000A" w16cid:durableId="22A4343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iam S Wilcock">
    <w15:presenceInfo w15:providerId="AD" w15:userId="S::wilcock@uw.edu::bfaddffc-c0dd-44f4-abd7-72794c5427c7"/>
  </w15:person>
  <w15:person w15:author="Maleen W Kidiwela">
    <w15:presenceInfo w15:providerId="AD" w15:userId="S::seismic@uw.edu::13cf7add-85a4-45ae-ba17-7bb674c6d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AD7"/>
    <w:rsid w:val="00067F79"/>
    <w:rsid w:val="002C2042"/>
    <w:rsid w:val="00382096"/>
    <w:rsid w:val="003B7D33"/>
    <w:rsid w:val="00484297"/>
    <w:rsid w:val="00526815"/>
    <w:rsid w:val="0054671F"/>
    <w:rsid w:val="00575652"/>
    <w:rsid w:val="005A158C"/>
    <w:rsid w:val="005C36F6"/>
    <w:rsid w:val="00653EE4"/>
    <w:rsid w:val="00660E73"/>
    <w:rsid w:val="0070148E"/>
    <w:rsid w:val="00846901"/>
    <w:rsid w:val="0084763B"/>
    <w:rsid w:val="00856E43"/>
    <w:rsid w:val="00970D66"/>
    <w:rsid w:val="00981E01"/>
    <w:rsid w:val="009D5112"/>
    <w:rsid w:val="009E303D"/>
    <w:rsid w:val="00A16DA4"/>
    <w:rsid w:val="00A7250F"/>
    <w:rsid w:val="00AF4775"/>
    <w:rsid w:val="00B430FE"/>
    <w:rsid w:val="00B700DA"/>
    <w:rsid w:val="00BA5C91"/>
    <w:rsid w:val="00BB23E4"/>
    <w:rsid w:val="00C03543"/>
    <w:rsid w:val="00C0367A"/>
    <w:rsid w:val="00D6304C"/>
    <w:rsid w:val="00DC793B"/>
    <w:rsid w:val="00DE0287"/>
    <w:rsid w:val="00E24C5F"/>
    <w:rsid w:val="00EC2AD7"/>
    <w:rsid w:val="00ED3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E0D2"/>
  <w15:chartTrackingRefBased/>
  <w15:docId w15:val="{85CD7A1C-C04A-EB41-9590-DDBFC17F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60E73"/>
    <w:rPr>
      <w:sz w:val="16"/>
      <w:szCs w:val="16"/>
    </w:rPr>
  </w:style>
  <w:style w:type="paragraph" w:styleId="CommentText">
    <w:name w:val="annotation text"/>
    <w:basedOn w:val="Normal"/>
    <w:link w:val="CommentTextChar"/>
    <w:uiPriority w:val="99"/>
    <w:semiHidden/>
    <w:unhideWhenUsed/>
    <w:rsid w:val="00660E73"/>
    <w:rPr>
      <w:sz w:val="20"/>
      <w:szCs w:val="20"/>
    </w:rPr>
  </w:style>
  <w:style w:type="character" w:customStyle="1" w:styleId="CommentTextChar">
    <w:name w:val="Comment Text Char"/>
    <w:basedOn w:val="DefaultParagraphFont"/>
    <w:link w:val="CommentText"/>
    <w:uiPriority w:val="99"/>
    <w:semiHidden/>
    <w:rsid w:val="00660E73"/>
    <w:rPr>
      <w:sz w:val="20"/>
      <w:szCs w:val="20"/>
    </w:rPr>
  </w:style>
  <w:style w:type="paragraph" w:styleId="CommentSubject">
    <w:name w:val="annotation subject"/>
    <w:basedOn w:val="CommentText"/>
    <w:next w:val="CommentText"/>
    <w:link w:val="CommentSubjectChar"/>
    <w:uiPriority w:val="99"/>
    <w:semiHidden/>
    <w:unhideWhenUsed/>
    <w:rsid w:val="00660E73"/>
    <w:rPr>
      <w:b/>
      <w:bCs/>
    </w:rPr>
  </w:style>
  <w:style w:type="character" w:customStyle="1" w:styleId="CommentSubjectChar">
    <w:name w:val="Comment Subject Char"/>
    <w:basedOn w:val="CommentTextChar"/>
    <w:link w:val="CommentSubject"/>
    <w:uiPriority w:val="99"/>
    <w:semiHidden/>
    <w:rsid w:val="00660E73"/>
    <w:rPr>
      <w:b/>
      <w:bCs/>
      <w:sz w:val="20"/>
      <w:szCs w:val="20"/>
    </w:rPr>
  </w:style>
  <w:style w:type="paragraph" w:styleId="BalloonText">
    <w:name w:val="Balloon Text"/>
    <w:basedOn w:val="Normal"/>
    <w:link w:val="BalloonTextChar"/>
    <w:uiPriority w:val="99"/>
    <w:semiHidden/>
    <w:unhideWhenUsed/>
    <w:rsid w:val="00660E7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60E7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png"/><Relationship Id="rId9" Type="http://schemas.microsoft.com/office/2018/08/relationships/commentsExtensible" Target="commentsExtensi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9</Pages>
  <Words>815</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Maleen W Kidiwela</dc:creator>
  <cp:keywords/>
  <dc:description/>
  <cp:lastModifiedBy>Maleen W Kidiwela</cp:lastModifiedBy>
  <cp:revision>11</cp:revision>
  <dcterms:created xsi:type="dcterms:W3CDTF">2020-06-23T18:23:00Z</dcterms:created>
  <dcterms:modified xsi:type="dcterms:W3CDTF">2020-06-29T17:09:00Z</dcterms:modified>
</cp:coreProperties>
</file>